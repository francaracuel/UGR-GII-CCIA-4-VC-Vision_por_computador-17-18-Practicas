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77D" w:rsidRDefault="00AE677D">
      <w:bookmarkStart w:id="0" w:name="_GoBack"/>
      <w:bookmarkEnd w:id="0"/>
    </w:p>
    <w:p w:rsidR="00AE677D" w:rsidRPr="00AE677D" w:rsidRDefault="00AE677D" w:rsidP="00AE677D"/>
    <w:p w:rsidR="00AE677D" w:rsidRDefault="00AE677D" w:rsidP="00AE677D"/>
    <w:p w:rsidR="00AE677D" w:rsidRPr="00AE677D" w:rsidRDefault="00AE677D" w:rsidP="00AE677D"/>
    <w:p w:rsidR="00AE677D" w:rsidRPr="00AE677D" w:rsidRDefault="00BC50DD" w:rsidP="00AE677D">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-1101400</wp:posOffset>
                </wp:positionH>
                <wp:positionV relativeFrom="paragraph">
                  <wp:posOffset>192745</wp:posOffset>
                </wp:positionV>
                <wp:extent cx="7562850" cy="1967023"/>
                <wp:effectExtent l="0" t="0" r="0" b="0"/>
                <wp:wrapNone/>
                <wp:docPr id="1" name="Rectángulo 1"/>
                <wp:cNvGraphicFramePr/>
                <a:graphic xmlns:a="http://schemas.openxmlformats.org/drawingml/2006/main">
                  <a:graphicData uri="http://schemas.microsoft.com/office/word/2010/wordprocessingShape">
                    <wps:wsp>
                      <wps:cNvSpPr/>
                      <wps:spPr>
                        <a:xfrm>
                          <a:off x="0" y="0"/>
                          <a:ext cx="7562850" cy="1967023"/>
                        </a:xfrm>
                        <a:prstGeom prst="rect">
                          <a:avLst/>
                        </a:prstGeom>
                        <a:solidFill>
                          <a:schemeClr val="bg2">
                            <a:lumMod val="9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91015" w:rsidRPr="00BC50DD" w:rsidRDefault="00D91015" w:rsidP="00AE677D">
                            <w:pPr>
                              <w:jc w:val="center"/>
                              <w:rPr>
                                <w:color w:val="000000" w:themeColor="text1"/>
                                <w:sz w:val="12"/>
                              </w:rPr>
                            </w:pPr>
                          </w:p>
                          <w:p w:rsidR="00D91015" w:rsidRDefault="00D91015" w:rsidP="00AE677D">
                            <w:pPr>
                              <w:jc w:val="center"/>
                              <w:rPr>
                                <w:color w:val="000000" w:themeColor="text1"/>
                                <w:sz w:val="32"/>
                              </w:rPr>
                            </w:pPr>
                            <w:r>
                              <w:rPr>
                                <w:color w:val="000000" w:themeColor="text1"/>
                                <w:sz w:val="32"/>
                              </w:rPr>
                              <w:t>Visión por Computador</w:t>
                            </w:r>
                          </w:p>
                          <w:p w:rsidR="00D91015" w:rsidRPr="008973A4" w:rsidRDefault="00D91015" w:rsidP="00AE677D">
                            <w:pPr>
                              <w:jc w:val="center"/>
                              <w:rPr>
                                <w:color w:val="000000" w:themeColor="text1"/>
                                <w:sz w:val="8"/>
                              </w:rPr>
                            </w:pPr>
                          </w:p>
                          <w:p w:rsidR="00D91015" w:rsidRPr="008973A4" w:rsidRDefault="00D91015" w:rsidP="00AE677D">
                            <w:pPr>
                              <w:jc w:val="center"/>
                              <w:rPr>
                                <w:color w:val="000000" w:themeColor="text1"/>
                                <w:sz w:val="28"/>
                              </w:rPr>
                            </w:pPr>
                            <w:r>
                              <w:rPr>
                                <w:color w:val="000000" w:themeColor="text1"/>
                                <w:sz w:val="28"/>
                              </w:rPr>
                              <w:t>Trabajo 1</w:t>
                            </w:r>
                          </w:p>
                          <w:p w:rsidR="00D91015" w:rsidRPr="008973A4" w:rsidRDefault="00D91015" w:rsidP="00AE677D">
                            <w:pPr>
                              <w:jc w:val="center"/>
                              <w:rPr>
                                <w:color w:val="000000" w:themeColor="text1"/>
                                <w:sz w:val="20"/>
                              </w:rPr>
                            </w:pPr>
                          </w:p>
                          <w:p w:rsidR="00D91015" w:rsidRPr="00BC50DD" w:rsidRDefault="00D91015" w:rsidP="00AE677D">
                            <w:pPr>
                              <w:jc w:val="center"/>
                              <w:rPr>
                                <w:color w:val="000000" w:themeColor="text1"/>
                                <w:sz w:val="28"/>
                              </w:rPr>
                            </w:pPr>
                            <w:r w:rsidRPr="008973A4">
                              <w:rPr>
                                <w:color w:val="000000" w:themeColor="text1"/>
                              </w:rPr>
                              <w:t>Curso 2017/2018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86.7pt;margin-top:15.2pt;width:595.5pt;height:15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" fillcolor="#cfcdcd [2894]" stroked="f" strokeweight="1pt">
                <v:textbox>
                  <w:txbxContent>
                    <w:p w:rsidR="00D91015" w:rsidRPr="00BC50DD" w:rsidRDefault="00D91015" w:rsidP="00AE677D">
                      <w:pPr>
                        <w:jc w:val="center"/>
                        <w:rPr>
                          <w:color w:val="000000" w:themeColor="text1"/>
                          <w:sz w:val="12"/>
                        </w:rPr>
                      </w:pPr>
                    </w:p>
                    <w:p w:rsidR="00D91015" w:rsidRDefault="00D91015" w:rsidP="00AE677D">
                      <w:pPr>
                        <w:jc w:val="center"/>
                        <w:rPr>
                          <w:color w:val="000000" w:themeColor="text1"/>
                          <w:sz w:val="32"/>
                        </w:rPr>
                      </w:pPr>
                      <w:r>
                        <w:rPr>
                          <w:color w:val="000000" w:themeColor="text1"/>
                          <w:sz w:val="32"/>
                        </w:rPr>
                        <w:t>Visión por Computador</w:t>
                      </w:r>
                    </w:p>
                    <w:p w:rsidR="00D91015" w:rsidRPr="008973A4" w:rsidRDefault="00D91015" w:rsidP="00AE677D">
                      <w:pPr>
                        <w:jc w:val="center"/>
                        <w:rPr>
                          <w:color w:val="000000" w:themeColor="text1"/>
                          <w:sz w:val="8"/>
                        </w:rPr>
                      </w:pPr>
                    </w:p>
                    <w:p w:rsidR="00D91015" w:rsidRPr="008973A4" w:rsidRDefault="00D91015" w:rsidP="00AE677D">
                      <w:pPr>
                        <w:jc w:val="center"/>
                        <w:rPr>
                          <w:color w:val="000000" w:themeColor="text1"/>
                          <w:sz w:val="28"/>
                        </w:rPr>
                      </w:pPr>
                      <w:r>
                        <w:rPr>
                          <w:color w:val="000000" w:themeColor="text1"/>
                          <w:sz w:val="28"/>
                        </w:rPr>
                        <w:t>Trabajo 1</w:t>
                      </w:r>
                    </w:p>
                    <w:p w:rsidR="00D91015" w:rsidRPr="008973A4" w:rsidRDefault="00D91015" w:rsidP="00AE677D">
                      <w:pPr>
                        <w:jc w:val="center"/>
                        <w:rPr>
                          <w:color w:val="000000" w:themeColor="text1"/>
                          <w:sz w:val="20"/>
                        </w:rPr>
                      </w:pPr>
                    </w:p>
                    <w:p w:rsidR="00D91015" w:rsidRPr="00BC50DD" w:rsidRDefault="00D91015" w:rsidP="00AE677D">
                      <w:pPr>
                        <w:jc w:val="center"/>
                        <w:rPr>
                          <w:color w:val="000000" w:themeColor="text1"/>
                          <w:sz w:val="28"/>
                        </w:rPr>
                      </w:pPr>
                      <w:r w:rsidRPr="008973A4">
                        <w:rPr>
                          <w:color w:val="000000" w:themeColor="text1"/>
                        </w:rPr>
                        <w:t>Curso 2017/2018</w:t>
                      </w:r>
                    </w:p>
                  </w:txbxContent>
                </v:textbox>
              </v:rect>
            </w:pict>
          </mc:Fallback>
        </mc:AlternateContent>
      </w:r>
    </w:p>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Default="00AE677D" w:rsidP="00AE677D"/>
    <w:p w:rsidR="00AE677D" w:rsidRDefault="00AE677D" w:rsidP="00AE677D"/>
    <w:p w:rsidR="00AE677D" w:rsidRDefault="00AE677D" w:rsidP="00AE677D"/>
    <w:p w:rsidR="00AE677D" w:rsidRDefault="00AE677D" w:rsidP="00AE677D"/>
    <w:p w:rsidR="00AE677D" w:rsidRDefault="00AE677D" w:rsidP="00AE677D"/>
    <w:p w:rsidR="00FE49E9" w:rsidRDefault="00FE49E9" w:rsidP="00AE677D"/>
    <w:p w:rsidR="00FE49E9" w:rsidRDefault="00FE49E9" w:rsidP="00AE677D"/>
    <w:p w:rsidR="00AE677D" w:rsidRPr="00AE677D" w:rsidRDefault="00AE677D" w:rsidP="00AE677D"/>
    <w:p w:rsidR="00AE677D" w:rsidRPr="00AE677D" w:rsidRDefault="00AE677D" w:rsidP="00AE677D">
      <w:pPr>
        <w:rPr>
          <w:sz w:val="20"/>
        </w:rPr>
      </w:pPr>
    </w:p>
    <w:p w:rsidR="00594400" w:rsidRPr="00AE677D" w:rsidRDefault="00AE677D" w:rsidP="00AE677D">
      <w:pPr>
        <w:tabs>
          <w:tab w:val="left" w:pos="3611"/>
        </w:tabs>
        <w:jc w:val="center"/>
        <w:rPr>
          <w:sz w:val="24"/>
        </w:rPr>
      </w:pPr>
      <w:r w:rsidRPr="00AE677D">
        <w:rPr>
          <w:sz w:val="24"/>
        </w:rPr>
        <w:t>Francisco Javier Caracuel Beltrán</w:t>
      </w:r>
    </w:p>
    <w:p w:rsidR="00AE677D" w:rsidRPr="00AE677D" w:rsidRDefault="00AE677D" w:rsidP="00AE677D">
      <w:pPr>
        <w:tabs>
          <w:tab w:val="left" w:pos="3611"/>
        </w:tabs>
        <w:jc w:val="center"/>
      </w:pPr>
      <w:r>
        <w:t>caracuel@correo.ugr.es</w:t>
      </w:r>
    </w:p>
    <w:p w:rsidR="00AE677D" w:rsidRDefault="00AE677D" w:rsidP="00AE677D">
      <w:pPr>
        <w:tabs>
          <w:tab w:val="left" w:pos="3611"/>
        </w:tabs>
        <w:jc w:val="center"/>
        <w:rPr>
          <w:sz w:val="24"/>
        </w:rPr>
      </w:pPr>
    </w:p>
    <w:p w:rsidR="00FE49E9" w:rsidRPr="00AE677D" w:rsidRDefault="00FE49E9" w:rsidP="00AE677D">
      <w:pPr>
        <w:tabs>
          <w:tab w:val="left" w:pos="3611"/>
        </w:tabs>
        <w:jc w:val="center"/>
        <w:rPr>
          <w:sz w:val="24"/>
        </w:rPr>
      </w:pPr>
    </w:p>
    <w:p w:rsidR="00AE677D" w:rsidRPr="00AE677D" w:rsidRDefault="00AE677D" w:rsidP="00AE677D">
      <w:pPr>
        <w:tabs>
          <w:tab w:val="left" w:pos="3611"/>
        </w:tabs>
        <w:jc w:val="center"/>
        <w:rPr>
          <w:sz w:val="24"/>
        </w:rPr>
      </w:pPr>
    </w:p>
    <w:p w:rsidR="00AE677D" w:rsidRPr="00AE677D" w:rsidRDefault="0025318F" w:rsidP="00AE677D">
      <w:pPr>
        <w:tabs>
          <w:tab w:val="left" w:pos="3611"/>
        </w:tabs>
        <w:jc w:val="center"/>
      </w:pPr>
      <w:r>
        <w:t xml:space="preserve">4º </w:t>
      </w:r>
      <w:r w:rsidR="00741BF8">
        <w:t xml:space="preserve">- </w:t>
      </w:r>
      <w:r w:rsidR="00AE677D" w:rsidRPr="00AE677D">
        <w:t>Grado en Ingeniería Informática – CCIA – ETSIIT</w:t>
      </w:r>
    </w:p>
    <w:sdt>
      <w:sdtPr>
        <w:rPr>
          <w:rFonts w:ascii="Bodoni MT" w:eastAsiaTheme="minorHAnsi" w:hAnsi="Bodoni MT" w:cstheme="minorBidi"/>
          <w:color w:val="auto"/>
          <w:sz w:val="22"/>
          <w:szCs w:val="22"/>
          <w:lang w:eastAsia="en-US"/>
        </w:rPr>
        <w:id w:val="-1194683118"/>
        <w:docPartObj>
          <w:docPartGallery w:val="Table of Contents"/>
          <w:docPartUnique/>
        </w:docPartObj>
      </w:sdtPr>
      <w:sdtEndPr>
        <w:rPr>
          <w:b/>
          <w:bCs/>
        </w:rPr>
      </w:sdtEndPr>
      <w:sdtContent>
        <w:p w:rsidR="00871545" w:rsidRDefault="00871545" w:rsidP="00871545">
          <w:pPr>
            <w:pStyle w:val="TtuloTDC"/>
            <w:jc w:val="center"/>
            <w:rPr>
              <w:rFonts w:ascii="Bodoni MT" w:hAnsi="Bodoni MT"/>
            </w:rPr>
          </w:pPr>
        </w:p>
        <w:p w:rsidR="00871545" w:rsidRPr="00871545" w:rsidRDefault="00871545" w:rsidP="00871545">
          <w:pPr>
            <w:pStyle w:val="TtuloTDC"/>
            <w:jc w:val="center"/>
            <w:rPr>
              <w:rFonts w:ascii="Bodoni MT" w:hAnsi="Bodoni MT"/>
              <w:color w:val="000000" w:themeColor="text1"/>
            </w:rPr>
          </w:pPr>
          <w:r w:rsidRPr="00871545">
            <w:rPr>
              <w:rFonts w:ascii="Bodoni MT" w:hAnsi="Bodoni MT"/>
              <w:color w:val="000000" w:themeColor="text1"/>
            </w:rPr>
            <w:t>Índice</w:t>
          </w:r>
        </w:p>
        <w:p w:rsidR="00871545" w:rsidRPr="00871545" w:rsidRDefault="00871545" w:rsidP="00871545">
          <w:pPr>
            <w:rPr>
              <w:lang w:eastAsia="es-ES"/>
            </w:rPr>
          </w:pPr>
        </w:p>
        <w:p w:rsidR="00EF782D" w:rsidRDefault="00871545">
          <w:pPr>
            <w:pStyle w:val="TDC1"/>
            <w:tabs>
              <w:tab w:val="left" w:pos="440"/>
              <w:tab w:val="right" w:leader="dot" w:pos="8494"/>
            </w:tabs>
            <w:rPr>
              <w:ins w:id="1" w:author="Francisco Javier Caracuel Beltrán" w:date="2017-10-20T20:38:00Z"/>
              <w:rFonts w:asciiTheme="minorHAnsi" w:eastAsiaTheme="minorEastAsia" w:hAnsiTheme="minorHAnsi"/>
              <w:noProof/>
              <w:lang w:eastAsia="es-ES"/>
            </w:rPr>
          </w:pPr>
          <w:r>
            <w:fldChar w:fldCharType="begin"/>
          </w:r>
          <w:r>
            <w:instrText xml:space="preserve"> TOC \o "1-3" \h \z \u </w:instrText>
          </w:r>
          <w:r>
            <w:fldChar w:fldCharType="separate"/>
          </w:r>
          <w:ins w:id="2" w:author="Francisco Javier Caracuel Beltrán" w:date="2017-10-20T20:38:00Z">
            <w:r w:rsidR="00EF782D" w:rsidRPr="009D60DC">
              <w:rPr>
                <w:rStyle w:val="Hipervnculo"/>
                <w:noProof/>
              </w:rPr>
              <w:fldChar w:fldCharType="begin"/>
            </w:r>
            <w:r w:rsidR="00EF782D" w:rsidRPr="009D60DC">
              <w:rPr>
                <w:rStyle w:val="Hipervnculo"/>
                <w:noProof/>
              </w:rPr>
              <w:instrText xml:space="preserve"> </w:instrText>
            </w:r>
            <w:r w:rsidR="00EF782D">
              <w:rPr>
                <w:noProof/>
              </w:rPr>
              <w:instrText>HYPERLINK \l "_Toc496295245"</w:instrText>
            </w:r>
            <w:r w:rsidR="00EF782D" w:rsidRPr="009D60DC">
              <w:rPr>
                <w:rStyle w:val="Hipervnculo"/>
                <w:noProof/>
              </w:rPr>
              <w:instrText xml:space="preserve"> </w:instrText>
            </w:r>
            <w:r w:rsidR="00EF782D" w:rsidRPr="009D60DC">
              <w:rPr>
                <w:rStyle w:val="Hipervnculo"/>
                <w:noProof/>
              </w:rPr>
              <w:fldChar w:fldCharType="separate"/>
            </w:r>
            <w:r w:rsidR="00EF782D" w:rsidRPr="009D60DC">
              <w:rPr>
                <w:rStyle w:val="Hipervnculo"/>
                <w:noProof/>
              </w:rPr>
              <w:t>0.</w:t>
            </w:r>
            <w:r w:rsidR="00EF782D">
              <w:rPr>
                <w:rFonts w:asciiTheme="minorHAnsi" w:eastAsiaTheme="minorEastAsia" w:hAnsiTheme="minorHAnsi"/>
                <w:noProof/>
                <w:lang w:eastAsia="es-ES"/>
              </w:rPr>
              <w:tab/>
            </w:r>
            <w:r w:rsidR="00EF782D" w:rsidRPr="009D60DC">
              <w:rPr>
                <w:rStyle w:val="Hipervnculo"/>
                <w:noProof/>
              </w:rPr>
              <w:t>Consideraciones previas:</w:t>
            </w:r>
            <w:r w:rsidR="00EF782D">
              <w:rPr>
                <w:noProof/>
                <w:webHidden/>
              </w:rPr>
              <w:tab/>
            </w:r>
            <w:r w:rsidR="00EF782D">
              <w:rPr>
                <w:noProof/>
                <w:webHidden/>
              </w:rPr>
              <w:fldChar w:fldCharType="begin"/>
            </w:r>
            <w:r w:rsidR="00EF782D">
              <w:rPr>
                <w:noProof/>
                <w:webHidden/>
              </w:rPr>
              <w:instrText xml:space="preserve"> PAGEREF _Toc496295245 \h </w:instrText>
            </w:r>
          </w:ins>
          <w:r w:rsidR="00EF782D">
            <w:rPr>
              <w:noProof/>
              <w:webHidden/>
            </w:rPr>
          </w:r>
          <w:r w:rsidR="00EF782D">
            <w:rPr>
              <w:noProof/>
              <w:webHidden/>
            </w:rPr>
            <w:fldChar w:fldCharType="separate"/>
          </w:r>
          <w:r w:rsidR="00F20414">
            <w:rPr>
              <w:noProof/>
              <w:webHidden/>
            </w:rPr>
            <w:t>4</w:t>
          </w:r>
          <w:ins w:id="3" w:author="Francisco Javier Caracuel Beltrán" w:date="2017-10-20T20:38:00Z">
            <w:r w:rsidR="00EF782D">
              <w:rPr>
                <w:noProof/>
                <w:webHidden/>
              </w:rPr>
              <w:fldChar w:fldCharType="end"/>
            </w:r>
            <w:r w:rsidR="00EF782D" w:rsidRPr="009D60DC">
              <w:rPr>
                <w:rStyle w:val="Hipervnculo"/>
                <w:noProof/>
              </w:rPr>
              <w:fldChar w:fldCharType="end"/>
            </w:r>
          </w:ins>
        </w:p>
        <w:p w:rsidR="00EF782D" w:rsidRDefault="00EF782D">
          <w:pPr>
            <w:pStyle w:val="TDC1"/>
            <w:tabs>
              <w:tab w:val="left" w:pos="440"/>
              <w:tab w:val="right" w:leader="dot" w:pos="8494"/>
            </w:tabs>
            <w:rPr>
              <w:ins w:id="4" w:author="Francisco Javier Caracuel Beltrán" w:date="2017-10-20T20:38:00Z"/>
              <w:rFonts w:asciiTheme="minorHAnsi" w:eastAsiaTheme="minorEastAsia" w:hAnsiTheme="minorHAnsi"/>
              <w:noProof/>
              <w:lang w:eastAsia="es-ES"/>
            </w:rPr>
          </w:pPr>
          <w:ins w:id="5"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"_Toc496295246"</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1.</w:t>
            </w:r>
            <w:r>
              <w:rPr>
                <w:rFonts w:asciiTheme="minorHAnsi" w:eastAsiaTheme="minorEastAsia" w:hAnsiTheme="minorHAnsi"/>
                <w:noProof/>
                <w:lang w:eastAsia="es-ES"/>
              </w:rPr>
              <w:tab/>
            </w:r>
            <w:r w:rsidRPr="009D60DC">
              <w:rPr>
                <w:rStyle w:val="Hipervnculo"/>
                <w:noProof/>
              </w:rPr>
              <w:t>Usando las funciones de OpenCV: filter2D, GaussianBlur, Scharr, Sobel, getDerivKernels, getGaussianKernel, sepFilter2D, Laplacian, pyrUp, pyrDown, subplot; escribir funciones que implementen los siguientes puntos:</w:t>
            </w:r>
            <w:r>
              <w:rPr>
                <w:noProof/>
                <w:webHidden/>
              </w:rPr>
              <w:tab/>
            </w:r>
            <w:r>
              <w:rPr>
                <w:noProof/>
                <w:webHidden/>
              </w:rPr>
              <w:fldChar w:fldCharType="begin"/>
            </w:r>
            <w:r>
              <w:rPr>
                <w:noProof/>
                <w:webHidden/>
              </w:rPr>
              <w:instrText xml:space="preserve"> PAGEREF _Toc496295246 \h </w:instrText>
            </w:r>
          </w:ins>
          <w:r>
            <w:rPr>
              <w:noProof/>
              <w:webHidden/>
            </w:rPr>
          </w:r>
          <w:r>
            <w:rPr>
              <w:noProof/>
              <w:webHidden/>
            </w:rPr>
            <w:fldChar w:fldCharType="separate"/>
          </w:r>
          <w:r w:rsidR="00F20414">
            <w:rPr>
              <w:noProof/>
              <w:webHidden/>
            </w:rPr>
            <w:t>5</w:t>
          </w:r>
          <w:ins w:id="6"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7" w:author="Francisco Javier Caracuel Beltrán" w:date="2017-10-20T20:38:00Z"/>
              <w:noProof/>
            </w:rPr>
          </w:pPr>
          <w:ins w:id="8"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"_Toc496295247"</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A.</w:t>
            </w:r>
            <w:r>
              <w:rPr>
                <w:noProof/>
              </w:rPr>
              <w:tab/>
            </w:r>
            <w:r w:rsidRPr="009D60DC">
              <w:rPr>
                <w:rStyle w:val="Hipervnculo"/>
                <w:noProof/>
              </w:rPr>
              <w:t>Una función que sea capaz de representar varias imágenes con sus títulos en una misma ventana. Usar esta función en todos los demás apartados.</w:t>
            </w:r>
            <w:r>
              <w:rPr>
                <w:noProof/>
                <w:webHidden/>
              </w:rPr>
              <w:tab/>
            </w:r>
            <w:r>
              <w:rPr>
                <w:noProof/>
                <w:webHidden/>
              </w:rPr>
              <w:fldChar w:fldCharType="begin"/>
            </w:r>
            <w:r>
              <w:rPr>
                <w:noProof/>
                <w:webHidden/>
              </w:rPr>
              <w:instrText xml:space="preserve"> PAGEREF _Toc496295247 \h </w:instrText>
            </w:r>
          </w:ins>
          <w:r>
            <w:rPr>
              <w:noProof/>
              <w:webHidden/>
            </w:rPr>
          </w:r>
          <w:r>
            <w:rPr>
              <w:noProof/>
              <w:webHidden/>
            </w:rPr>
            <w:fldChar w:fldCharType="separate"/>
          </w:r>
          <w:r w:rsidR="00F20414">
            <w:rPr>
              <w:noProof/>
              <w:webHidden/>
            </w:rPr>
            <w:t>5</w:t>
          </w:r>
          <w:ins w:id="9"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10" w:author="Francisco Javier Caracuel Beltrán" w:date="2017-10-20T20:38:00Z"/>
              <w:noProof/>
            </w:rPr>
          </w:pPr>
          <w:ins w:id="11"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"_Toc496295248"</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B.</w:t>
            </w:r>
            <w:r>
              <w:rPr>
                <w:noProof/>
              </w:rPr>
              <w:tab/>
            </w:r>
            <w:r w:rsidRPr="009D60DC">
              <w:rPr>
                <w:rStyle w:val="Hipervnculo"/>
                <w:noProof/>
              </w:rPr>
              <w:t>Una función de convolución con máscara gaussiana de tamaño variable y sigma variable. Mostrar ejemplos de funcionamiento usando dos tipos de bordes y dos valores distintos de sigma.</w:t>
            </w:r>
            <w:r>
              <w:rPr>
                <w:noProof/>
                <w:webHidden/>
              </w:rPr>
              <w:tab/>
            </w:r>
            <w:r>
              <w:rPr>
                <w:noProof/>
                <w:webHidden/>
              </w:rPr>
              <w:fldChar w:fldCharType="begin"/>
            </w:r>
            <w:r>
              <w:rPr>
                <w:noProof/>
                <w:webHidden/>
              </w:rPr>
              <w:instrText xml:space="preserve"> PAGEREF _Toc496295248 \h </w:instrText>
            </w:r>
          </w:ins>
          <w:r>
            <w:rPr>
              <w:noProof/>
              <w:webHidden/>
            </w:rPr>
          </w:r>
          <w:r>
            <w:rPr>
              <w:noProof/>
              <w:webHidden/>
            </w:rPr>
            <w:fldChar w:fldCharType="separate"/>
          </w:r>
          <w:r w:rsidR="00F20414">
            <w:rPr>
              <w:noProof/>
              <w:webHidden/>
            </w:rPr>
            <w:t>6</w:t>
          </w:r>
          <w:ins w:id="12"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13" w:author="Francisco Javier Caracuel Beltrán" w:date="2017-10-20T20:38:00Z"/>
              <w:noProof/>
            </w:rPr>
          </w:pPr>
          <w:ins w:id="14"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"_Toc496295249"</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C.</w:t>
            </w:r>
            <w:r>
              <w:rPr>
                <w:noProof/>
              </w:rPr>
              <w:tab/>
            </w:r>
            <w:r w:rsidRPr="009D60DC">
              <w:rPr>
                <w:rStyle w:val="Hipervnculo"/>
                <w:noProof/>
              </w:rPr>
              <w:t>Una función de convolución con núcleo separable de tamaño variable. Mostrar ejemplos de funcionamiento usando dos tipos de bordes y dos valores distintos de sigma.</w:t>
            </w:r>
            <w:r>
              <w:rPr>
                <w:noProof/>
                <w:webHidden/>
              </w:rPr>
              <w:tab/>
            </w:r>
            <w:r>
              <w:rPr>
                <w:noProof/>
                <w:webHidden/>
              </w:rPr>
              <w:fldChar w:fldCharType="begin"/>
            </w:r>
            <w:r>
              <w:rPr>
                <w:noProof/>
                <w:webHidden/>
              </w:rPr>
              <w:instrText xml:space="preserve"> PAGEREF _Toc496295249 \h </w:instrText>
            </w:r>
          </w:ins>
          <w:r>
            <w:rPr>
              <w:noProof/>
              <w:webHidden/>
            </w:rPr>
          </w:r>
          <w:r>
            <w:rPr>
              <w:noProof/>
              <w:webHidden/>
            </w:rPr>
            <w:fldChar w:fldCharType="separate"/>
          </w:r>
          <w:r w:rsidR="00F20414">
            <w:rPr>
              <w:noProof/>
              <w:webHidden/>
            </w:rPr>
            <w:t>7</w:t>
          </w:r>
          <w:ins w:id="15"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16" w:author="Francisco Javier Caracuel Beltrán" w:date="2017-10-20T20:38:00Z"/>
              <w:noProof/>
            </w:rPr>
          </w:pPr>
          <w:ins w:id="17"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"_Toc496295250"</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D.</w:t>
            </w:r>
            <w:r>
              <w:rPr>
                <w:noProof/>
              </w:rPr>
              <w:tab/>
            </w:r>
            <w:r w:rsidRPr="009D60DC">
              <w:rPr>
                <w:rStyle w:val="Hipervnculo"/>
                <w:noProof/>
              </w:rPr>
              <w:t>Una función de convolución con núcleo de 1ª derivada de tamaño variable. Mostrar ejemplos de funcionamiento usando dos tipos de bordes y dos valores distintos de sigma.</w:t>
            </w:r>
            <w:r>
              <w:rPr>
                <w:noProof/>
                <w:webHidden/>
              </w:rPr>
              <w:tab/>
            </w:r>
            <w:r>
              <w:rPr>
                <w:noProof/>
                <w:webHidden/>
              </w:rPr>
              <w:fldChar w:fldCharType="begin"/>
            </w:r>
            <w:r>
              <w:rPr>
                <w:noProof/>
                <w:webHidden/>
              </w:rPr>
              <w:instrText xml:space="preserve"> PAGEREF _Toc496295250 \h </w:instrText>
            </w:r>
          </w:ins>
          <w:r>
            <w:rPr>
              <w:noProof/>
              <w:webHidden/>
            </w:rPr>
          </w:r>
          <w:r>
            <w:rPr>
              <w:noProof/>
              <w:webHidden/>
            </w:rPr>
            <w:fldChar w:fldCharType="separate"/>
          </w:r>
          <w:r w:rsidR="00F20414">
            <w:rPr>
              <w:noProof/>
              <w:webHidden/>
            </w:rPr>
            <w:t>9</w:t>
          </w:r>
          <w:ins w:id="18"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19" w:author="Francisco Javier Caracuel Beltrán" w:date="2017-10-20T20:38:00Z"/>
              <w:noProof/>
            </w:rPr>
          </w:pPr>
          <w:ins w:id="20"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"_Toc496295251"</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E.</w:t>
            </w:r>
            <w:r>
              <w:rPr>
                <w:noProof/>
              </w:rPr>
              <w:tab/>
            </w:r>
            <w:r w:rsidRPr="009D60DC">
              <w:rPr>
                <w:rStyle w:val="Hipervnculo"/>
                <w:noProof/>
              </w:rPr>
              <w:t>Una función de convolución con núcleo de 2ª derivada de tamaño variable. Mostrar ejemplos de funcionamiento usando dos tipos de bordes y dos valores distintos de sigma.</w:t>
            </w:r>
            <w:r>
              <w:rPr>
                <w:noProof/>
                <w:webHidden/>
              </w:rPr>
              <w:tab/>
            </w:r>
            <w:r>
              <w:rPr>
                <w:noProof/>
                <w:webHidden/>
              </w:rPr>
              <w:fldChar w:fldCharType="begin"/>
            </w:r>
            <w:r>
              <w:rPr>
                <w:noProof/>
                <w:webHidden/>
              </w:rPr>
              <w:instrText xml:space="preserve"> PAGEREF _Toc496295251 \h </w:instrText>
            </w:r>
          </w:ins>
          <w:r>
            <w:rPr>
              <w:noProof/>
              <w:webHidden/>
            </w:rPr>
          </w:r>
          <w:r>
            <w:rPr>
              <w:noProof/>
              <w:webHidden/>
            </w:rPr>
            <w:fldChar w:fldCharType="separate"/>
          </w:r>
          <w:r w:rsidR="00F20414">
            <w:rPr>
              <w:noProof/>
              <w:webHidden/>
            </w:rPr>
            <w:t>11</w:t>
          </w:r>
          <w:ins w:id="21"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22" w:author="Francisco Javier Caracuel Beltrán" w:date="2017-10-20T20:38:00Z"/>
              <w:noProof/>
            </w:rPr>
          </w:pPr>
          <w:ins w:id="23"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"_Toc496295252"</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F.</w:t>
            </w:r>
            <w:r>
              <w:rPr>
                <w:noProof/>
              </w:rPr>
              <w:tab/>
            </w:r>
            <w:r w:rsidRPr="009D60DC">
              <w:rPr>
                <w:rStyle w:val="Hipervnculo"/>
                <w:noProof/>
              </w:rPr>
              <w:t>Una función de convolución con núcleo Laplaciana-de-Gaussiana de tamaño variable. Mostrar ejemplos de funcionamiento usando dos tipos de bordes y dos valores distintos de sigma.</w:t>
            </w:r>
            <w:r>
              <w:rPr>
                <w:noProof/>
                <w:webHidden/>
              </w:rPr>
              <w:tab/>
            </w:r>
            <w:r>
              <w:rPr>
                <w:noProof/>
                <w:webHidden/>
              </w:rPr>
              <w:fldChar w:fldCharType="begin"/>
            </w:r>
            <w:r>
              <w:rPr>
                <w:noProof/>
                <w:webHidden/>
              </w:rPr>
              <w:instrText xml:space="preserve"> PAGEREF _Toc496295252 \h </w:instrText>
            </w:r>
          </w:ins>
          <w:r>
            <w:rPr>
              <w:noProof/>
              <w:webHidden/>
            </w:rPr>
          </w:r>
          <w:r>
            <w:rPr>
              <w:noProof/>
              <w:webHidden/>
            </w:rPr>
            <w:fldChar w:fldCharType="separate"/>
          </w:r>
          <w:r w:rsidR="00F20414">
            <w:rPr>
              <w:noProof/>
              <w:webHidden/>
            </w:rPr>
            <w:t>12</w:t>
          </w:r>
          <w:ins w:id="24"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25" w:author="Francisco Javier Caracuel Beltrán" w:date="2017-10-20T20:38:00Z"/>
              <w:noProof/>
            </w:rPr>
          </w:pPr>
          <w:ins w:id="26"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"_Toc496295253"</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G.</w:t>
            </w:r>
            <w:r>
              <w:rPr>
                <w:noProof/>
              </w:rPr>
              <w:tab/>
            </w:r>
            <w:r w:rsidRPr="009D60DC">
              <w:rPr>
                <w:rStyle w:val="Hipervnculo"/>
                <w:noProof/>
              </w:rPr>
              <w:t>Una función que genere una representación de pirámide Gaussiana de 4 niveles de una imagen. Mostrar ejemplos de funcionamiento usando dos tipos de bordes y dos valores distintos de sigma.</w:t>
            </w:r>
            <w:r>
              <w:rPr>
                <w:noProof/>
                <w:webHidden/>
              </w:rPr>
              <w:tab/>
            </w:r>
            <w:r>
              <w:rPr>
                <w:noProof/>
                <w:webHidden/>
              </w:rPr>
              <w:fldChar w:fldCharType="begin"/>
            </w:r>
            <w:r>
              <w:rPr>
                <w:noProof/>
                <w:webHidden/>
              </w:rPr>
              <w:instrText xml:space="preserve"> PAGEREF _Toc496295253 \h </w:instrText>
            </w:r>
          </w:ins>
          <w:r>
            <w:rPr>
              <w:noProof/>
              <w:webHidden/>
            </w:rPr>
          </w:r>
          <w:r>
            <w:rPr>
              <w:noProof/>
              <w:webHidden/>
            </w:rPr>
            <w:fldChar w:fldCharType="separate"/>
          </w:r>
          <w:r w:rsidR="00F20414">
            <w:rPr>
              <w:noProof/>
              <w:webHidden/>
            </w:rPr>
            <w:t>13</w:t>
          </w:r>
          <w:ins w:id="27"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28" w:author="Francisco Javier Caracuel Beltrán" w:date="2017-10-20T20:38:00Z"/>
              <w:noProof/>
            </w:rPr>
          </w:pPr>
          <w:ins w:id="29"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"_Toc496295254"</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H.</w:t>
            </w:r>
            <w:r>
              <w:rPr>
                <w:noProof/>
              </w:rPr>
              <w:tab/>
            </w:r>
            <w:r w:rsidRPr="009D60DC">
              <w:rPr>
                <w:rStyle w:val="Hipervnculo"/>
                <w:noProof/>
              </w:rPr>
              <w:t>Una función que genere una representación en pirámide Laplaciana de 4 niveles de una imagen. Mostrar ejemplos de funcionamiento usando dos tipos de bordes y dos valores distintos de sigma.</w:t>
            </w:r>
            <w:r>
              <w:rPr>
                <w:noProof/>
                <w:webHidden/>
              </w:rPr>
              <w:tab/>
            </w:r>
            <w:r>
              <w:rPr>
                <w:noProof/>
                <w:webHidden/>
              </w:rPr>
              <w:fldChar w:fldCharType="begin"/>
            </w:r>
            <w:r>
              <w:rPr>
                <w:noProof/>
                <w:webHidden/>
              </w:rPr>
              <w:instrText xml:space="preserve"> PAGEREF _Toc496295254 \h </w:instrText>
            </w:r>
          </w:ins>
          <w:r>
            <w:rPr>
              <w:noProof/>
              <w:webHidden/>
            </w:rPr>
          </w:r>
          <w:r>
            <w:rPr>
              <w:noProof/>
              <w:webHidden/>
            </w:rPr>
            <w:fldChar w:fldCharType="separate"/>
          </w:r>
          <w:r w:rsidR="00F20414">
            <w:rPr>
              <w:noProof/>
              <w:webHidden/>
            </w:rPr>
            <w:t>15</w:t>
          </w:r>
          <w:ins w:id="30"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1"/>
            <w:tabs>
              <w:tab w:val="left" w:pos="440"/>
              <w:tab w:val="right" w:leader="dot" w:pos="8494"/>
            </w:tabs>
            <w:rPr>
              <w:ins w:id="31" w:author="Francisco Javier Caracuel Beltrán" w:date="2017-10-20T20:38:00Z"/>
              <w:rFonts w:asciiTheme="minorHAnsi" w:eastAsiaTheme="minorEastAsia" w:hAnsiTheme="minorHAnsi"/>
              <w:noProof/>
              <w:lang w:eastAsia="es-ES"/>
            </w:rPr>
          </w:pPr>
          <w:ins w:id="32"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"_Toc496295255"</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2.</w:t>
            </w:r>
            <w:r>
              <w:rPr>
                <w:rFonts w:asciiTheme="minorHAnsi" w:eastAsiaTheme="minorEastAsia" w:hAnsiTheme="minorHAnsi"/>
                <w:noProof/>
                <w:lang w:eastAsia="es-ES"/>
              </w:rPr>
              <w:tab/>
            </w:r>
            <w:r w:rsidRPr="009D60DC">
              <w:rPr>
                <w:rStyle w:val="Hipervnculo"/>
                <w:noProof/>
              </w:rPr>
              <w:t>Imágenes Híbridas:</w:t>
            </w:r>
            <w:r>
              <w:rPr>
                <w:noProof/>
                <w:webHidden/>
              </w:rPr>
              <w:tab/>
            </w:r>
            <w:r>
              <w:rPr>
                <w:noProof/>
                <w:webHidden/>
              </w:rPr>
              <w:fldChar w:fldCharType="begin"/>
            </w:r>
            <w:r>
              <w:rPr>
                <w:noProof/>
                <w:webHidden/>
              </w:rPr>
              <w:instrText xml:space="preserve"> PAGEREF _Toc496295255 \h </w:instrText>
            </w:r>
          </w:ins>
          <w:r>
            <w:rPr>
              <w:noProof/>
              <w:webHidden/>
            </w:rPr>
          </w:r>
          <w:r>
            <w:rPr>
              <w:noProof/>
              <w:webHidden/>
            </w:rPr>
            <w:fldChar w:fldCharType="separate"/>
          </w:r>
          <w:r w:rsidR="00F20414">
            <w:rPr>
              <w:noProof/>
              <w:webHidden/>
            </w:rPr>
            <w:t>16</w:t>
          </w:r>
          <w:ins w:id="33"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34" w:author="Francisco Javier Caracuel Beltrán" w:date="2017-10-20T20:38:00Z"/>
              <w:noProof/>
            </w:rPr>
          </w:pPr>
          <w:ins w:id="35"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"_Toc496295256"</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1.</w:t>
            </w:r>
            <w:r>
              <w:rPr>
                <w:noProof/>
              </w:rPr>
              <w:tab/>
            </w:r>
            <w:r w:rsidRPr="009D60DC">
              <w:rPr>
                <w:rStyle w:val="Hipervnculo"/>
                <w:noProof/>
              </w:rPr>
              <w:t>Implementar una función que genera las imágenes de baja y alta frecuencia a partir de las parejas de imágenes. El valor de sigma más adecuado para cada pareja habrá que encontrarlo por experimentación.</w:t>
            </w:r>
            <w:r>
              <w:rPr>
                <w:noProof/>
                <w:webHidden/>
              </w:rPr>
              <w:tab/>
            </w:r>
            <w:r>
              <w:rPr>
                <w:noProof/>
                <w:webHidden/>
              </w:rPr>
              <w:fldChar w:fldCharType="begin"/>
            </w:r>
            <w:r>
              <w:rPr>
                <w:noProof/>
                <w:webHidden/>
              </w:rPr>
              <w:instrText xml:space="preserve"> PAGEREF _Toc496295256 \h </w:instrText>
            </w:r>
          </w:ins>
          <w:r>
            <w:rPr>
              <w:noProof/>
              <w:webHidden/>
            </w:rPr>
          </w:r>
          <w:r>
            <w:rPr>
              <w:noProof/>
              <w:webHidden/>
            </w:rPr>
            <w:fldChar w:fldCharType="separate"/>
          </w:r>
          <w:r w:rsidR="00F20414">
            <w:rPr>
              <w:noProof/>
              <w:webHidden/>
            </w:rPr>
            <w:t>16</w:t>
          </w:r>
          <w:ins w:id="36"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37" w:author="Francisco Javier Caracuel Beltrán" w:date="2017-10-20T20:38:00Z"/>
              <w:noProof/>
            </w:rPr>
          </w:pPr>
          <w:ins w:id="38"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"_Toc496295257"</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2.</w:t>
            </w:r>
            <w:r>
              <w:rPr>
                <w:noProof/>
              </w:rPr>
              <w:tab/>
            </w:r>
            <w:r w:rsidRPr="009D60DC">
              <w:rPr>
                <w:rStyle w:val="Hipervnculo"/>
                <w:noProof/>
              </w:rPr>
              <w:t>Escribir una función que muestre las tres imágenes (alta, baja e híbrida) en una misma ventana.</w:t>
            </w:r>
            <w:r>
              <w:rPr>
                <w:noProof/>
                <w:webHidden/>
              </w:rPr>
              <w:tab/>
            </w:r>
            <w:r>
              <w:rPr>
                <w:noProof/>
                <w:webHidden/>
              </w:rPr>
              <w:fldChar w:fldCharType="begin"/>
            </w:r>
            <w:r>
              <w:rPr>
                <w:noProof/>
                <w:webHidden/>
              </w:rPr>
              <w:instrText xml:space="preserve"> PAGEREF _Toc496295257 \h </w:instrText>
            </w:r>
          </w:ins>
          <w:r>
            <w:rPr>
              <w:noProof/>
              <w:webHidden/>
            </w:rPr>
          </w:r>
          <w:r>
            <w:rPr>
              <w:noProof/>
              <w:webHidden/>
            </w:rPr>
            <w:fldChar w:fldCharType="separate"/>
          </w:r>
          <w:r w:rsidR="00F20414">
            <w:rPr>
              <w:noProof/>
              <w:webHidden/>
            </w:rPr>
            <w:t>18</w:t>
          </w:r>
          <w:ins w:id="39"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40" w:author="Francisco Javier Caracuel Beltrán" w:date="2017-10-20T20:38:00Z"/>
              <w:noProof/>
            </w:rPr>
          </w:pPr>
          <w:ins w:id="41"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"_Toc496295258"</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3.</w:t>
            </w:r>
            <w:r>
              <w:rPr>
                <w:noProof/>
              </w:rPr>
              <w:tab/>
            </w:r>
            <w:r w:rsidRPr="009D60DC">
              <w:rPr>
                <w:rStyle w:val="Hipervnculo"/>
                <w:noProof/>
              </w:rPr>
              <w:t>Realizar la composición con al menos 3 de las parejas de imágenes.</w:t>
            </w:r>
            <w:r>
              <w:rPr>
                <w:noProof/>
                <w:webHidden/>
              </w:rPr>
              <w:tab/>
            </w:r>
            <w:r>
              <w:rPr>
                <w:noProof/>
                <w:webHidden/>
              </w:rPr>
              <w:fldChar w:fldCharType="begin"/>
            </w:r>
            <w:r>
              <w:rPr>
                <w:noProof/>
                <w:webHidden/>
              </w:rPr>
              <w:instrText xml:space="preserve"> PAGEREF _Toc496295258 \h </w:instrText>
            </w:r>
          </w:ins>
          <w:r>
            <w:rPr>
              <w:noProof/>
              <w:webHidden/>
            </w:rPr>
          </w:r>
          <w:r>
            <w:rPr>
              <w:noProof/>
              <w:webHidden/>
            </w:rPr>
            <w:fldChar w:fldCharType="separate"/>
          </w:r>
          <w:r w:rsidR="00F20414">
            <w:rPr>
              <w:noProof/>
              <w:webHidden/>
            </w:rPr>
            <w:t>19</w:t>
          </w:r>
          <w:ins w:id="42"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1"/>
            <w:tabs>
              <w:tab w:val="left" w:pos="440"/>
              <w:tab w:val="right" w:leader="dot" w:pos="8494"/>
            </w:tabs>
            <w:rPr>
              <w:ins w:id="43" w:author="Francisco Javier Caracuel Beltrán" w:date="2017-10-20T20:38:00Z"/>
              <w:rFonts w:asciiTheme="minorHAnsi" w:eastAsiaTheme="minorEastAsia" w:hAnsiTheme="minorHAnsi"/>
              <w:noProof/>
              <w:lang w:eastAsia="es-ES"/>
            </w:rPr>
          </w:pPr>
          <w:ins w:id="44"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"_Toc496295259"</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3.</w:t>
            </w:r>
            <w:r>
              <w:rPr>
                <w:rFonts w:asciiTheme="minorHAnsi" w:eastAsiaTheme="minorEastAsia" w:hAnsiTheme="minorHAnsi"/>
                <w:noProof/>
                <w:lang w:eastAsia="es-ES"/>
              </w:rPr>
              <w:tab/>
            </w:r>
            <w:r w:rsidRPr="009D60DC">
              <w:rPr>
                <w:rStyle w:val="Hipervnculo"/>
                <w:noProof/>
              </w:rPr>
              <w:t>Bonus:</w:t>
            </w:r>
            <w:r>
              <w:rPr>
                <w:noProof/>
                <w:webHidden/>
              </w:rPr>
              <w:tab/>
            </w:r>
            <w:r>
              <w:rPr>
                <w:noProof/>
                <w:webHidden/>
              </w:rPr>
              <w:fldChar w:fldCharType="begin"/>
            </w:r>
            <w:r>
              <w:rPr>
                <w:noProof/>
                <w:webHidden/>
              </w:rPr>
              <w:instrText xml:space="preserve"> PAGEREF _Toc496295259 \h </w:instrText>
            </w:r>
          </w:ins>
          <w:r>
            <w:rPr>
              <w:noProof/>
              <w:webHidden/>
            </w:rPr>
          </w:r>
          <w:r>
            <w:rPr>
              <w:noProof/>
              <w:webHidden/>
            </w:rPr>
            <w:fldChar w:fldCharType="separate"/>
          </w:r>
          <w:r w:rsidR="00F20414">
            <w:rPr>
              <w:noProof/>
              <w:webHidden/>
            </w:rPr>
            <w:t>20</w:t>
          </w:r>
          <w:ins w:id="45"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46" w:author="Francisco Javier Caracuel Beltrán" w:date="2017-10-20T20:38:00Z"/>
              <w:noProof/>
            </w:rPr>
          </w:pPr>
          <w:ins w:id="47"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"_Toc496295260"</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1.</w:t>
            </w:r>
            <w:r>
              <w:rPr>
                <w:noProof/>
              </w:rPr>
              <w:tab/>
            </w:r>
            <w:r w:rsidRPr="009D60DC">
              <w:rPr>
                <w:rStyle w:val="Hipervnculo"/>
                <w:noProof/>
              </w:rPr>
              <w:t>Cálculo del vector máscara Gaussiano:</w:t>
            </w:r>
            <w:r>
              <w:rPr>
                <w:noProof/>
                <w:webHidden/>
              </w:rPr>
              <w:tab/>
            </w:r>
            <w:r>
              <w:rPr>
                <w:noProof/>
                <w:webHidden/>
              </w:rPr>
              <w:fldChar w:fldCharType="begin"/>
            </w:r>
            <w:r>
              <w:rPr>
                <w:noProof/>
                <w:webHidden/>
              </w:rPr>
              <w:instrText xml:space="preserve"> PAGEREF _Toc496295260 \h </w:instrText>
            </w:r>
          </w:ins>
          <w:r>
            <w:rPr>
              <w:noProof/>
              <w:webHidden/>
            </w:rPr>
          </w:r>
          <w:r>
            <w:rPr>
              <w:noProof/>
              <w:webHidden/>
            </w:rPr>
            <w:fldChar w:fldCharType="separate"/>
          </w:r>
          <w:r w:rsidR="00F20414">
            <w:rPr>
              <w:noProof/>
              <w:webHidden/>
            </w:rPr>
            <w:t>20</w:t>
          </w:r>
          <w:ins w:id="48"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49" w:author="Francisco Javier Caracuel Beltrán" w:date="2017-10-20T20:38:00Z"/>
              <w:noProof/>
            </w:rPr>
          </w:pPr>
          <w:ins w:id="50"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"_Toc496295261"</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2.</w:t>
            </w:r>
            <w:r>
              <w:rPr>
                <w:noProof/>
              </w:rPr>
              <w:tab/>
            </w:r>
            <w:r w:rsidRPr="009D60DC">
              <w:rPr>
                <w:rStyle w:val="Hipervnculo"/>
                <w:noProof/>
              </w:rPr>
              <w:t>Implementar una función que calcule la convolución de un vector señal 1D con un vector-máscara de longitud inferior al de la señal usando condiciones de contorno reflejada.</w:t>
            </w:r>
            <w:r>
              <w:rPr>
                <w:noProof/>
                <w:webHidden/>
              </w:rPr>
              <w:tab/>
            </w:r>
            <w:r>
              <w:rPr>
                <w:noProof/>
                <w:webHidden/>
              </w:rPr>
              <w:fldChar w:fldCharType="begin"/>
            </w:r>
            <w:r>
              <w:rPr>
                <w:noProof/>
                <w:webHidden/>
              </w:rPr>
              <w:instrText xml:space="preserve"> PAGEREF _Toc496295261 \h </w:instrText>
            </w:r>
          </w:ins>
          <w:r>
            <w:rPr>
              <w:noProof/>
              <w:webHidden/>
            </w:rPr>
          </w:r>
          <w:r>
            <w:rPr>
              <w:noProof/>
              <w:webHidden/>
            </w:rPr>
            <w:fldChar w:fldCharType="separate"/>
          </w:r>
          <w:r w:rsidR="00F20414">
            <w:rPr>
              <w:noProof/>
              <w:webHidden/>
            </w:rPr>
            <w:t>22</w:t>
          </w:r>
          <w:ins w:id="51"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52" w:author="Francisco Javier Caracuel Beltrán" w:date="2017-10-20T20:38:00Z"/>
              <w:noProof/>
            </w:rPr>
          </w:pPr>
          <w:ins w:id="53" w:author="Francisco Javier Caracuel Beltrán" w:date="2017-10-20T20:38:00Z">
            <w:r w:rsidRPr="009D60DC">
              <w:rPr>
                <w:rStyle w:val="Hipervnculo"/>
                <w:noProof/>
              </w:rPr>
              <w:lastRenderedPageBreak/>
              <w:fldChar w:fldCharType="begin"/>
            </w:r>
            <w:r w:rsidRPr="009D60DC">
              <w:rPr>
                <w:rStyle w:val="Hipervnculo"/>
                <w:noProof/>
              </w:rPr>
              <w:instrText xml:space="preserve"> </w:instrText>
            </w:r>
            <w:r>
              <w:rPr>
                <w:noProof/>
              </w:rPr>
              <w:instrText>HYPERLINK \l "_Toc496295262"</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3.</w:t>
            </w:r>
            <w:r>
              <w:rPr>
                <w:noProof/>
              </w:rPr>
              <w:tab/>
            </w:r>
            <w:r w:rsidRPr="009D60DC">
              <w:rPr>
                <w:rStyle w:val="Hipervnculo"/>
                <w:noProof/>
              </w:rPr>
              <w:t>Implementar una función que tomando como entrada una imagen y el valor de sigma calcule la convolución de dicha imagen con una máscara Gaussiana 2D. Usar las funciones implementadas en los dos bonus anteriores.</w:t>
            </w:r>
            <w:r>
              <w:rPr>
                <w:noProof/>
                <w:webHidden/>
              </w:rPr>
              <w:tab/>
            </w:r>
            <w:r>
              <w:rPr>
                <w:noProof/>
                <w:webHidden/>
              </w:rPr>
              <w:fldChar w:fldCharType="begin"/>
            </w:r>
            <w:r>
              <w:rPr>
                <w:noProof/>
                <w:webHidden/>
              </w:rPr>
              <w:instrText xml:space="preserve"> PAGEREF _Toc496295262 \h </w:instrText>
            </w:r>
          </w:ins>
          <w:r>
            <w:rPr>
              <w:noProof/>
              <w:webHidden/>
            </w:rPr>
          </w:r>
          <w:r>
            <w:rPr>
              <w:noProof/>
              <w:webHidden/>
            </w:rPr>
            <w:fldChar w:fldCharType="separate"/>
          </w:r>
          <w:r w:rsidR="00F20414">
            <w:rPr>
              <w:noProof/>
              <w:webHidden/>
            </w:rPr>
            <w:t>24</w:t>
          </w:r>
          <w:ins w:id="54"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2"/>
            <w:tabs>
              <w:tab w:val="left" w:pos="660"/>
              <w:tab w:val="right" w:leader="dot" w:pos="8494"/>
            </w:tabs>
            <w:rPr>
              <w:ins w:id="55" w:author="Francisco Javier Caracuel Beltrán" w:date="2017-10-20T20:38:00Z"/>
              <w:noProof/>
            </w:rPr>
          </w:pPr>
          <w:ins w:id="56"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"_Toc496295263"</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4.</w:t>
            </w:r>
            <w:r>
              <w:rPr>
                <w:noProof/>
              </w:rPr>
              <w:tab/>
            </w:r>
            <w:r w:rsidRPr="009D60DC">
              <w:rPr>
                <w:rStyle w:val="Hipervnculo"/>
                <w:noProof/>
              </w:rPr>
              <w:t>Construir una pirámide Gaussiana de al menos 5 niveles con las imágenes híbridas calculadas en el apartado anterior. Mostrar los distintos niveles de la pirámide en un único canvas e interpretar el resultado. Usar implementaciones propias de todas las funciones usadas.</w:t>
            </w:r>
            <w:r>
              <w:rPr>
                <w:noProof/>
                <w:webHidden/>
              </w:rPr>
              <w:tab/>
            </w:r>
            <w:r>
              <w:rPr>
                <w:noProof/>
                <w:webHidden/>
              </w:rPr>
              <w:fldChar w:fldCharType="begin"/>
            </w:r>
            <w:r>
              <w:rPr>
                <w:noProof/>
                <w:webHidden/>
              </w:rPr>
              <w:instrText xml:space="preserve"> PAGEREF _Toc496295263 \h </w:instrText>
            </w:r>
          </w:ins>
          <w:r>
            <w:rPr>
              <w:noProof/>
              <w:webHidden/>
            </w:rPr>
          </w:r>
          <w:r>
            <w:rPr>
              <w:noProof/>
              <w:webHidden/>
            </w:rPr>
            <w:fldChar w:fldCharType="separate"/>
          </w:r>
          <w:r w:rsidR="00F20414">
            <w:rPr>
              <w:noProof/>
              <w:webHidden/>
            </w:rPr>
            <w:t>25</w:t>
          </w:r>
          <w:ins w:id="57" w:author="Francisco Javier Caracuel Beltrán" w:date="2017-10-20T20:38:00Z">
            <w:r>
              <w:rPr>
                <w:noProof/>
                <w:webHidden/>
              </w:rPr>
              <w:fldChar w:fldCharType="end"/>
            </w:r>
            <w:r w:rsidRPr="009D60DC">
              <w:rPr>
                <w:rStyle w:val="Hipervnculo"/>
                <w:noProof/>
              </w:rPr>
              <w:fldChar w:fldCharType="end"/>
            </w:r>
          </w:ins>
        </w:p>
        <w:p w:rsidR="00EF782D" w:rsidRDefault="00EF782D">
          <w:pPr>
            <w:pStyle w:val="TDC1"/>
            <w:tabs>
              <w:tab w:val="left" w:pos="440"/>
              <w:tab w:val="right" w:leader="dot" w:pos="8494"/>
            </w:tabs>
            <w:rPr>
              <w:ins w:id="58" w:author="Francisco Javier Caracuel Beltrán" w:date="2017-10-20T20:38:00Z"/>
              <w:rFonts w:asciiTheme="minorHAnsi" w:eastAsiaTheme="minorEastAsia" w:hAnsiTheme="minorHAnsi"/>
              <w:noProof/>
              <w:lang w:eastAsia="es-ES"/>
            </w:rPr>
          </w:pPr>
          <w:ins w:id="59" w:author="Francisco Javier Caracuel Beltrán" w:date="2017-10-20T20:38:00Z">
            <w:r w:rsidRPr="009D60DC">
              <w:rPr>
                <w:rStyle w:val="Hipervnculo"/>
                <w:noProof/>
              </w:rPr>
              <w:fldChar w:fldCharType="begin"/>
            </w:r>
            <w:r w:rsidRPr="009D60DC">
              <w:rPr>
                <w:rStyle w:val="Hipervnculo"/>
                <w:noProof/>
              </w:rPr>
              <w:instrText xml:space="preserve"> </w:instrText>
            </w:r>
            <w:r>
              <w:rPr>
                <w:noProof/>
              </w:rPr>
              <w:instrText>HYPERLINK \l "_Toc496295264"</w:instrText>
            </w:r>
            <w:r w:rsidRPr="009D60DC">
              <w:rPr>
                <w:rStyle w:val="Hipervnculo"/>
                <w:noProof/>
              </w:rPr>
              <w:instrText xml:space="preserve"> </w:instrText>
            </w:r>
            <w:r w:rsidRPr="009D60DC">
              <w:rPr>
                <w:rStyle w:val="Hipervnculo"/>
                <w:noProof/>
              </w:rPr>
              <w:fldChar w:fldCharType="separate"/>
            </w:r>
            <w:r w:rsidRPr="009D60DC">
              <w:rPr>
                <w:rStyle w:val="Hipervnculo"/>
                <w:noProof/>
              </w:rPr>
              <w:t>4.</w:t>
            </w:r>
            <w:r>
              <w:rPr>
                <w:rFonts w:asciiTheme="minorHAnsi" w:eastAsiaTheme="minorEastAsia" w:hAnsiTheme="minorHAnsi"/>
                <w:noProof/>
                <w:lang w:eastAsia="es-ES"/>
              </w:rPr>
              <w:tab/>
            </w:r>
            <w:r w:rsidRPr="009D60DC">
              <w:rPr>
                <w:rStyle w:val="Hipervnculo"/>
                <w:noProof/>
              </w:rPr>
              <w:t>Bibliografía</w:t>
            </w:r>
            <w:r>
              <w:rPr>
                <w:noProof/>
                <w:webHidden/>
              </w:rPr>
              <w:tab/>
            </w:r>
            <w:r>
              <w:rPr>
                <w:noProof/>
                <w:webHidden/>
              </w:rPr>
              <w:fldChar w:fldCharType="begin"/>
            </w:r>
            <w:r>
              <w:rPr>
                <w:noProof/>
                <w:webHidden/>
              </w:rPr>
              <w:instrText xml:space="preserve"> PAGEREF _Toc496295264 \h </w:instrText>
            </w:r>
          </w:ins>
          <w:r>
            <w:rPr>
              <w:noProof/>
              <w:webHidden/>
            </w:rPr>
          </w:r>
          <w:r>
            <w:rPr>
              <w:noProof/>
              <w:webHidden/>
            </w:rPr>
            <w:fldChar w:fldCharType="separate"/>
          </w:r>
          <w:r w:rsidR="00F20414">
            <w:rPr>
              <w:noProof/>
              <w:webHidden/>
            </w:rPr>
            <w:t>28</w:t>
          </w:r>
          <w:ins w:id="60" w:author="Francisco Javier Caracuel Beltrán" w:date="2017-10-20T20:38:00Z">
            <w:r>
              <w:rPr>
                <w:noProof/>
                <w:webHidden/>
              </w:rPr>
              <w:fldChar w:fldCharType="end"/>
            </w:r>
            <w:r w:rsidRPr="009D60DC">
              <w:rPr>
                <w:rStyle w:val="Hipervnculo"/>
                <w:noProof/>
              </w:rPr>
              <w:fldChar w:fldCharType="end"/>
            </w:r>
          </w:ins>
        </w:p>
        <w:p w:rsidR="00871545" w:rsidDel="00EF782D" w:rsidRDefault="00871545">
          <w:pPr>
            <w:pStyle w:val="TDC1"/>
            <w:tabs>
              <w:tab w:val="left" w:pos="440"/>
              <w:tab w:val="right" w:leader="dot" w:pos="8494"/>
            </w:tabs>
            <w:rPr>
              <w:del w:id="61" w:author="Francisco Javier Caracuel Beltrán" w:date="2017-10-20T20:38:00Z"/>
              <w:noProof/>
            </w:rPr>
          </w:pPr>
          <w:del w:id="62" w:author="Francisco Javier Caracuel Beltrán" w:date="2017-10-20T20:38:00Z">
            <w:r w:rsidRPr="00EF782D" w:rsidDel="00EF782D">
              <w:rPr>
                <w:rPrChange w:id="63" w:author="Francisco Javier Caracuel Beltrán" w:date="2017-10-20T20:38:00Z">
                  <w:rPr>
                    <w:rStyle w:val="Hipervnculo"/>
                    <w:noProof/>
                  </w:rPr>
                </w:rPrChange>
              </w:rPr>
              <w:delText>1.</w:delText>
            </w:r>
            <w:r w:rsidDel="00EF782D">
              <w:rPr>
                <w:noProof/>
              </w:rPr>
              <w:tab/>
            </w:r>
            <w:r w:rsidRPr="00EF782D" w:rsidDel="00EF782D">
              <w:rPr>
                <w:rPrChange w:id="64" w:author="Francisco Javier Caracuel Beltrán" w:date="2017-10-20T20:38:00Z">
                  <w:rPr>
                    <w:rStyle w:val="Hipervnculo"/>
                    <w:noProof/>
                  </w:rPr>
                </w:rPrChange>
              </w:rPr>
              <w:delText>Título 1</w:delText>
            </w:r>
            <w:r w:rsidDel="00EF782D">
              <w:rPr>
                <w:noProof/>
                <w:webHidden/>
              </w:rPr>
              <w:tab/>
              <w:delText>3</w:delText>
            </w:r>
          </w:del>
        </w:p>
        <w:p w:rsidR="00871545" w:rsidDel="00EF782D" w:rsidRDefault="00871545">
          <w:pPr>
            <w:pStyle w:val="TDC1"/>
            <w:tabs>
              <w:tab w:val="left" w:pos="440"/>
              <w:tab w:val="right" w:leader="dot" w:pos="8494"/>
            </w:tabs>
            <w:rPr>
              <w:del w:id="65" w:author="Francisco Javier Caracuel Beltrán" w:date="2017-10-20T20:38:00Z"/>
              <w:noProof/>
            </w:rPr>
          </w:pPr>
          <w:del w:id="66" w:author="Francisco Javier Caracuel Beltrán" w:date="2017-10-20T20:38:00Z">
            <w:r w:rsidRPr="00EF782D" w:rsidDel="00EF782D">
              <w:rPr>
                <w:rPrChange w:id="67" w:author="Francisco Javier Caracuel Beltrán" w:date="2017-10-20T20:38:00Z">
                  <w:rPr>
                    <w:rStyle w:val="Hipervnculo"/>
                    <w:noProof/>
                  </w:rPr>
                </w:rPrChange>
              </w:rPr>
              <w:delText>2.</w:delText>
            </w:r>
            <w:r w:rsidDel="00EF782D">
              <w:rPr>
                <w:noProof/>
              </w:rPr>
              <w:tab/>
            </w:r>
            <w:r w:rsidRPr="00EF782D" w:rsidDel="00EF782D">
              <w:rPr>
                <w:rPrChange w:id="68" w:author="Francisco Javier Caracuel Beltrán" w:date="2017-10-20T20:38:00Z">
                  <w:rPr>
                    <w:rStyle w:val="Hipervnculo"/>
                    <w:noProof/>
                  </w:rPr>
                </w:rPrChange>
              </w:rPr>
              <w:delText>Título 2</w:delText>
            </w:r>
            <w:r w:rsidDel="00EF782D">
              <w:rPr>
                <w:noProof/>
                <w:webHidden/>
              </w:rPr>
              <w:tab/>
              <w:delText>3</w:delText>
            </w:r>
          </w:del>
        </w:p>
        <w:p w:rsidR="00871545" w:rsidRDefault="00871545">
          <w:r>
            <w:rPr>
              <w:b/>
              <w:bCs/>
            </w:rPr>
            <w:fldChar w:fldCharType="end"/>
          </w:r>
        </w:p>
      </w:sdtContent>
    </w:sdt>
    <w:p w:rsidR="008973A4" w:rsidRDefault="008973A4" w:rsidP="00AE677D">
      <w:pPr>
        <w:tabs>
          <w:tab w:val="left" w:pos="3611"/>
        </w:tabs>
        <w:rPr>
          <w:sz w:val="28"/>
        </w:rPr>
      </w:pPr>
    </w:p>
    <w:p w:rsidR="00AE677D" w:rsidRDefault="00AE677D"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Del="00EF782D" w:rsidRDefault="00871545" w:rsidP="00AE677D">
      <w:pPr>
        <w:rPr>
          <w:del w:id="69" w:author="Francisco Javier Caracuel Beltrán" w:date="2017-10-20T20:41:00Z"/>
          <w:sz w:val="28"/>
        </w:rPr>
      </w:pPr>
    </w:p>
    <w:p w:rsidR="00F41749" w:rsidRDefault="00F41749" w:rsidP="00AE677D">
      <w:pPr>
        <w:rPr>
          <w:sz w:val="28"/>
        </w:rPr>
      </w:pPr>
    </w:p>
    <w:p w:rsidR="00F41749" w:rsidRDefault="00F41749" w:rsidP="00F41749">
      <w:pPr>
        <w:pStyle w:val="Ttulo1"/>
        <w:numPr>
          <w:ilvl w:val="0"/>
          <w:numId w:val="2"/>
        </w:numPr>
      </w:pPr>
      <w:bookmarkStart w:id="70" w:name="_Toc496295245"/>
      <w:r>
        <w:t>Consideraciones previas:</w:t>
      </w:r>
      <w:bookmarkEnd w:id="70"/>
    </w:p>
    <w:p w:rsidR="00F41749" w:rsidRDefault="00F41749" w:rsidP="00F41749"/>
    <w:p w:rsidR="00F41749" w:rsidRDefault="00F41749" w:rsidP="00F41749">
      <w:pPr>
        <w:ind w:left="360"/>
      </w:pPr>
      <w:r>
        <w:t>Para el desarrollo de este trabajo se han utilizado los módulos de Python siguientes:</w:t>
      </w:r>
    </w:p>
    <w:p w:rsidR="00F41749" w:rsidRDefault="00F41749" w:rsidP="00F41749">
      <w:pPr>
        <w:pStyle w:val="Prrafodelista"/>
        <w:numPr>
          <w:ilvl w:val="0"/>
          <w:numId w:val="5"/>
        </w:numPr>
      </w:pPr>
      <w:r w:rsidRPr="00B202A3">
        <w:rPr>
          <w:i/>
        </w:rPr>
        <w:t>cv2</w:t>
      </w:r>
      <w:r>
        <w:t>.</w:t>
      </w:r>
    </w:p>
    <w:p w:rsidR="00F41749" w:rsidRDefault="00F41749" w:rsidP="00F41749">
      <w:pPr>
        <w:pStyle w:val="Prrafodelista"/>
        <w:numPr>
          <w:ilvl w:val="0"/>
          <w:numId w:val="5"/>
        </w:numPr>
      </w:pPr>
      <w:r w:rsidRPr="00B202A3">
        <w:rPr>
          <w:i/>
        </w:rPr>
        <w:t>numpy</w:t>
      </w:r>
      <w:r>
        <w:t>.</w:t>
      </w:r>
    </w:p>
    <w:p w:rsidR="00F41749" w:rsidRDefault="00F41749" w:rsidP="00F41749">
      <w:pPr>
        <w:pStyle w:val="Prrafodelista"/>
        <w:numPr>
          <w:ilvl w:val="0"/>
          <w:numId w:val="5"/>
        </w:numPr>
      </w:pPr>
      <w:r w:rsidRPr="00B202A3">
        <w:rPr>
          <w:i/>
        </w:rPr>
        <w:t>math</w:t>
      </w:r>
      <w:r>
        <w:t>.</w:t>
      </w:r>
    </w:p>
    <w:p w:rsidR="00F41749" w:rsidRDefault="00F41749" w:rsidP="00F41749">
      <w:pPr>
        <w:pStyle w:val="Prrafodelista"/>
        <w:numPr>
          <w:ilvl w:val="0"/>
          <w:numId w:val="5"/>
        </w:numPr>
      </w:pPr>
      <w:r w:rsidRPr="00B202A3">
        <w:rPr>
          <w:i/>
        </w:rPr>
        <w:t>copy</w:t>
      </w:r>
      <w:r>
        <w:t>.</w:t>
      </w:r>
    </w:p>
    <w:p w:rsidR="00F41749" w:rsidRDefault="00F41749" w:rsidP="00F41749">
      <w:pPr>
        <w:pStyle w:val="Prrafodelista"/>
        <w:numPr>
          <w:ilvl w:val="0"/>
          <w:numId w:val="5"/>
        </w:numPr>
      </w:pPr>
      <w:r w:rsidRPr="00B202A3">
        <w:rPr>
          <w:i/>
        </w:rPr>
        <w:t>matplotlib</w:t>
      </w:r>
      <w:r>
        <w:t>.</w:t>
      </w:r>
      <w:r w:rsidRPr="00B202A3">
        <w:rPr>
          <w:i/>
        </w:rPr>
        <w:t>pyplot</w:t>
      </w:r>
      <w:r>
        <w:t>.</w:t>
      </w:r>
    </w:p>
    <w:p w:rsidR="00F41749" w:rsidRDefault="00F41749" w:rsidP="00F41749">
      <w:pPr>
        <w:ind w:left="360"/>
      </w:pPr>
    </w:p>
    <w:p w:rsidR="00F41749" w:rsidRDefault="00F41749" w:rsidP="00F41749">
      <w:pPr>
        <w:ind w:left="360"/>
      </w:pPr>
      <w:r>
        <w:t>Existe una serie de parámetros generales para todo el trabajo:</w:t>
      </w:r>
    </w:p>
    <w:p w:rsidR="00F41749" w:rsidRDefault="00F41749" w:rsidP="00F41749">
      <w:pPr>
        <w:pStyle w:val="Prrafodelista"/>
        <w:numPr>
          <w:ilvl w:val="0"/>
          <w:numId w:val="5"/>
        </w:numPr>
      </w:pPr>
      <w:r w:rsidRPr="00B202A3">
        <w:rPr>
          <w:i/>
        </w:rPr>
        <w:t>path</w:t>
      </w:r>
      <w:r>
        <w:t xml:space="preserve">: indica la ruta </w:t>
      </w:r>
      <w:r w:rsidR="00B202A3">
        <w:t xml:space="preserve">relativa desde el fichero </w:t>
      </w:r>
      <w:r w:rsidR="00B202A3">
        <w:rPr>
          <w:i/>
        </w:rPr>
        <w:t>trabajo1.py</w:t>
      </w:r>
      <w:r w:rsidR="00B202A3">
        <w:t xml:space="preserve">, </w:t>
      </w:r>
      <w:r>
        <w:t>donde se encuentran las imágenes</w:t>
      </w:r>
      <w:r w:rsidR="00B202A3">
        <w:t>.</w:t>
      </w:r>
    </w:p>
    <w:p w:rsidR="00B202A3" w:rsidRDefault="00B202A3" w:rsidP="00F41749">
      <w:pPr>
        <w:pStyle w:val="Prrafodelista"/>
        <w:numPr>
          <w:ilvl w:val="0"/>
          <w:numId w:val="5"/>
        </w:numPr>
      </w:pPr>
      <w:r w:rsidRPr="00B202A3">
        <w:rPr>
          <w:i/>
        </w:rPr>
        <w:t>continue_text</w:t>
      </w:r>
      <w:r>
        <w:t>: mensaje que se muestra para continuar en cada sección.</w:t>
      </w:r>
    </w:p>
    <w:p w:rsidR="00B202A3" w:rsidRDefault="00B202A3" w:rsidP="00F41749">
      <w:pPr>
        <w:pStyle w:val="Prrafodelista"/>
        <w:numPr>
          <w:ilvl w:val="0"/>
          <w:numId w:val="5"/>
        </w:numPr>
      </w:pPr>
      <w:r w:rsidRPr="00B202A3">
        <w:rPr>
          <w:i/>
        </w:rPr>
        <w:t>num_cols</w:t>
      </w:r>
      <w:r>
        <w:t>: permite especificar el número de columnas que se desea para mostrar las imágenes en cada apartado. Utilizado en el punto 1.A.</w:t>
      </w:r>
    </w:p>
    <w:p w:rsidR="00B202A3" w:rsidRDefault="00B202A3" w:rsidP="00F41749">
      <w:pPr>
        <w:pStyle w:val="Prrafodelista"/>
        <w:numPr>
          <w:ilvl w:val="0"/>
          <w:numId w:val="5"/>
        </w:numPr>
      </w:pPr>
      <w:r w:rsidRPr="00B202A3">
        <w:rPr>
          <w:i/>
        </w:rPr>
        <w:t>cmap</w:t>
      </w:r>
      <w:r>
        <w:t>: permite modificar el esquema de color utilizado en las imágenes. Por defecto, está establecido en gris (cv2.COLOR_RGB2GRAY).</w:t>
      </w:r>
    </w:p>
    <w:p w:rsidR="00B202A3" w:rsidRPr="00B202A3" w:rsidRDefault="00B202A3" w:rsidP="00F41749">
      <w:pPr>
        <w:pStyle w:val="Prrafodelista"/>
        <w:numPr>
          <w:ilvl w:val="0"/>
          <w:numId w:val="5"/>
        </w:numPr>
        <w:rPr>
          <w:i/>
        </w:rPr>
      </w:pPr>
      <w:r w:rsidRPr="00B202A3">
        <w:rPr>
          <w:i/>
        </w:rPr>
        <w:t>plt.rcParams[‘image.cmap’]</w:t>
      </w:r>
      <w:r>
        <w:t>: le indica a plt como debe mostrar las imágenes por pantalla. Por defecto, en gris.</w:t>
      </w:r>
    </w:p>
    <w:p w:rsidR="00B202A3" w:rsidRDefault="00B202A3" w:rsidP="00B202A3">
      <w:pPr>
        <w:ind w:left="360"/>
        <w:rPr>
          <w:i/>
        </w:rPr>
      </w:pPr>
    </w:p>
    <w:p w:rsidR="00B202A3" w:rsidRDefault="00B202A3" w:rsidP="00B202A3">
      <w:pPr>
        <w:ind w:left="360"/>
      </w:pPr>
      <w:r>
        <w:t>Se han definido tres funciones de ámbito general:</w:t>
      </w:r>
    </w:p>
    <w:p w:rsidR="00B202A3" w:rsidRDefault="00B202A3" w:rsidP="00B202A3">
      <w:pPr>
        <w:pStyle w:val="Prrafodelista"/>
        <w:numPr>
          <w:ilvl w:val="0"/>
          <w:numId w:val="5"/>
        </w:numPr>
      </w:pPr>
      <w:r w:rsidRPr="00B202A3">
        <w:rPr>
          <w:i/>
        </w:rPr>
        <w:t>set_c_map(imgs)</w:t>
      </w:r>
      <w:r>
        <w:t>: recibe una lista de imágenes y las convierte al valor establecido en cmap (escala de grises).</w:t>
      </w:r>
    </w:p>
    <w:p w:rsidR="00B202A3" w:rsidRDefault="00B202A3" w:rsidP="00B202A3">
      <w:pPr>
        <w:pStyle w:val="Prrafodelista"/>
        <w:numPr>
          <w:ilvl w:val="0"/>
          <w:numId w:val="5"/>
        </w:numPr>
      </w:pPr>
      <w:r w:rsidRPr="00B202A3">
        <w:rPr>
          <w:i/>
        </w:rPr>
        <w:t>power_two(n)</w:t>
      </w:r>
      <w:r>
        <w:t>: calcula el logaritmo en base 2 de un número (n), truncando los decimales y devolviendo un número entero.</w:t>
      </w:r>
    </w:p>
    <w:p w:rsidR="00B202A3" w:rsidRPr="00B202A3" w:rsidRDefault="00B202A3" w:rsidP="00B202A3">
      <w:pPr>
        <w:pStyle w:val="Prrafodelista"/>
        <w:numPr>
          <w:ilvl w:val="0"/>
          <w:numId w:val="5"/>
        </w:numPr>
      </w:pPr>
      <w:r w:rsidRPr="00B202A3">
        <w:rPr>
          <w:i/>
        </w:rPr>
        <w:t>next_power_two(n)</w:t>
      </w:r>
      <w:r w:rsidRPr="00B202A3">
        <w:t>: dado un número (n), c</w:t>
      </w:r>
      <w:r>
        <w:t>alcula el siguiente número mayor que sea potencia de 2.</w:t>
      </w:r>
    </w:p>
    <w:p w:rsidR="00B202A3" w:rsidRDefault="00B202A3" w:rsidP="00B202A3">
      <w:pPr>
        <w:ind w:left="360"/>
      </w:pPr>
    </w:p>
    <w:p w:rsidR="00B202A3" w:rsidRDefault="00E91EA1" w:rsidP="00B202A3">
      <w:pPr>
        <w:ind w:left="360"/>
      </w:pPr>
      <w:r>
        <w:t>La estructura del fichero principal (</w:t>
      </w:r>
      <w:r>
        <w:rPr>
          <w:i/>
        </w:rPr>
        <w:t>trabajo1.py</w:t>
      </w:r>
      <w:r>
        <w:t>) se puede dividir en dos partes. La primera parte contiene todas las funciones requeridas para realizar el trabajo y la segunda las llamadas a las funciones para ejecutarlas.</w:t>
      </w:r>
    </w:p>
    <w:p w:rsidR="00E91EA1" w:rsidRDefault="00E91EA1" w:rsidP="00B202A3">
      <w:pPr>
        <w:ind w:left="360"/>
      </w:pPr>
      <w:r>
        <w:t xml:space="preserve">La segunda parte viene englobada dentro de </w:t>
      </w:r>
      <w:r>
        <w:rPr>
          <w:i/>
        </w:rPr>
        <w:t>if__name__ == “__main__”:</w:t>
      </w:r>
      <w:r>
        <w:t xml:space="preserve"> y, al comienzo de esta parte, se permite la inclusión de los apartados que se deseen ejecutar. Por defecto, se ejecutan todos.</w:t>
      </w:r>
    </w:p>
    <w:p w:rsidR="00F41749" w:rsidRPr="00B202A3" w:rsidRDefault="00E91EA1" w:rsidP="00E91EA1">
      <w:pPr>
        <w:ind w:left="360"/>
      </w:pPr>
      <w:r>
        <w:t>Antes de comenzar los cálculos se cargan 6 imágenes que se utilizarán en todo el trabajo. Para su correcto procesamiento se convierten a escala de grises y su representación interna como datos flotantes.</w:t>
      </w:r>
    </w:p>
    <w:p w:rsidR="00F41749" w:rsidRPr="00B202A3" w:rsidRDefault="00F41749" w:rsidP="00F41749"/>
    <w:p w:rsidR="00F41749" w:rsidRPr="00B202A3" w:rsidRDefault="00F41749" w:rsidP="00F41749"/>
    <w:p w:rsidR="00871545" w:rsidRDefault="00F41749" w:rsidP="00871545">
      <w:pPr>
        <w:pStyle w:val="Ttulo1"/>
        <w:numPr>
          <w:ilvl w:val="0"/>
          <w:numId w:val="2"/>
        </w:numPr>
      </w:pPr>
      <w:bookmarkStart w:id="71" w:name="_Toc496295246"/>
      <w:r>
        <w:t>Usando las funciones de OpenCV: filter2D, GaussianBlur, Scharr, Sobel, getDerivKernels, getGaussianKernel, sepFilter2D, Laplacian, pyrUp, pyrDown, subplot; escribir funciones que implementen los siguientes puntos:</w:t>
      </w:r>
      <w:bookmarkEnd w:id="71"/>
    </w:p>
    <w:p w:rsidR="00F41749" w:rsidRDefault="00F41749" w:rsidP="00F41749"/>
    <w:p w:rsidR="00F41749" w:rsidRDefault="00F41749" w:rsidP="00F41749">
      <w:pPr>
        <w:pStyle w:val="Ttulo2"/>
        <w:numPr>
          <w:ilvl w:val="0"/>
          <w:numId w:val="4"/>
        </w:numPr>
      </w:pPr>
      <w:bookmarkStart w:id="72" w:name="_Toc496295247"/>
      <w:r>
        <w:t>Una función que sea capaz de representar varias imágenes con sus títulos en una misma ventana. Usar esta función en todos los demás apartados.</w:t>
      </w:r>
      <w:bookmarkEnd w:id="72"/>
    </w:p>
    <w:p w:rsidR="003555A7" w:rsidRDefault="003555A7" w:rsidP="003555A7"/>
    <w:p w:rsidR="003555A7" w:rsidRDefault="003555A7" w:rsidP="003555A7">
      <w:pPr>
        <w:ind w:left="360"/>
      </w:pPr>
      <w:r>
        <w:t>Se crea una función con la siguiente cabecera:</w:t>
      </w:r>
    </w:p>
    <w:p w:rsidR="003555A7" w:rsidRPr="00D04062" w:rsidRDefault="003555A7" w:rsidP="003555A7">
      <w:pPr>
        <w:ind w:left="360"/>
        <w:jc w:val="center"/>
        <w:rPr>
          <w:i/>
          <w:color w:val="1F3864" w:themeColor="accent5" w:themeShade="80"/>
          <w:lang w:val="en-GB"/>
        </w:rPr>
      </w:pPr>
      <w:r w:rsidRPr="00D04062">
        <w:rPr>
          <w:i/>
          <w:color w:val="1F3864" w:themeColor="accent5" w:themeShade="80"/>
          <w:lang w:val="en-GB"/>
        </w:rPr>
        <w:t>show_images(imgs, names = list(), cols = num_cols, title = "")</w:t>
      </w:r>
    </w:p>
    <w:p w:rsidR="003555A7" w:rsidRDefault="003555A7" w:rsidP="003555A7">
      <w:pPr>
        <w:ind w:left="360"/>
        <w:jc w:val="left"/>
        <w:rPr>
          <w:lang w:val="en-GB"/>
        </w:rPr>
      </w:pPr>
    </w:p>
    <w:p w:rsidR="003555A7" w:rsidRDefault="003555A7" w:rsidP="003555A7">
      <w:pPr>
        <w:ind w:left="360"/>
        <w:jc w:val="left"/>
      </w:pPr>
      <w:r w:rsidRPr="003555A7">
        <w:t>Permite recibir una lista de im</w:t>
      </w:r>
      <w:r>
        <w:t>ágenes</w:t>
      </w:r>
      <w:r w:rsidR="00D04062">
        <w:t xml:space="preserve"> (</w:t>
      </w:r>
      <w:r w:rsidR="00D04062">
        <w:rPr>
          <w:i/>
        </w:rPr>
        <w:t>imgs</w:t>
      </w:r>
      <w:r w:rsidR="00D04062">
        <w:t>)</w:t>
      </w:r>
      <w:r>
        <w:t>,</w:t>
      </w:r>
      <w:r w:rsidR="00D04062">
        <w:t xml:space="preserve"> una lista con los títulos de cada imagen (</w:t>
      </w:r>
      <w:r w:rsidR="00D04062">
        <w:rPr>
          <w:i/>
        </w:rPr>
        <w:t>names</w:t>
      </w:r>
      <w:r w:rsidR="00D04062">
        <w:t>),</w:t>
      </w:r>
      <w:r>
        <w:t xml:space="preserve"> </w:t>
      </w:r>
      <w:r w:rsidR="00D04062">
        <w:t>el número de</w:t>
      </w:r>
      <w:r>
        <w:t xml:space="preserve"> columnas</w:t>
      </w:r>
      <w:r w:rsidR="00D04062">
        <w:t xml:space="preserve"> que se quiere</w:t>
      </w:r>
      <w:r>
        <w:t xml:space="preserve"> mostrar (</w:t>
      </w:r>
      <w:r>
        <w:rPr>
          <w:i/>
        </w:rPr>
        <w:t>num_c</w:t>
      </w:r>
      <w:r w:rsidRPr="003555A7">
        <w:rPr>
          <w:i/>
        </w:rPr>
        <w:t>ols</w:t>
      </w:r>
      <w:r>
        <w:t xml:space="preserve">) y </w:t>
      </w:r>
      <w:r w:rsidR="00D04062">
        <w:t>un prefijo que acompaña a todos los títulos (</w:t>
      </w:r>
      <w:r w:rsidR="00D04062">
        <w:rPr>
          <w:i/>
        </w:rPr>
        <w:t>title</w:t>
      </w:r>
      <w:r w:rsidR="00D04062">
        <w:t>)</w:t>
      </w:r>
      <w:r>
        <w:t>.</w:t>
      </w:r>
    </w:p>
    <w:p w:rsidR="003555A7" w:rsidRDefault="00BA3FEE" w:rsidP="003555A7">
      <w:pPr>
        <w:ind w:left="360"/>
        <w:jc w:val="left"/>
      </w:pPr>
      <w:r>
        <w:t>La función muestra por pantalla una tabla con el número de columnas especificado y el número de filas que sean necesarias para que se puedan albergar todas las imágenes.</w:t>
      </w:r>
    </w:p>
    <w:p w:rsidR="00BA3FEE" w:rsidRDefault="00BA3FEE" w:rsidP="003555A7">
      <w:pPr>
        <w:ind w:left="360"/>
        <w:jc w:val="left"/>
      </w:pPr>
      <w:r>
        <w:t>Se recorre en un bucle cada imagen de la lista</w:t>
      </w:r>
      <w:r w:rsidR="00D04062">
        <w:t xml:space="preserve"> y en cada iteración:</w:t>
      </w:r>
    </w:p>
    <w:p w:rsidR="00D04062" w:rsidRDefault="00D04062" w:rsidP="00D04062">
      <w:pPr>
        <w:pStyle w:val="Prrafodelista"/>
        <w:numPr>
          <w:ilvl w:val="0"/>
          <w:numId w:val="5"/>
        </w:numPr>
        <w:jc w:val="left"/>
      </w:pPr>
      <w:r>
        <w:t>Se cambia la representación interna de la imagen de números reales a enteros.</w:t>
      </w:r>
    </w:p>
    <w:p w:rsidR="00D04062" w:rsidRDefault="00D04062" w:rsidP="00D04062">
      <w:pPr>
        <w:pStyle w:val="Prrafodelista"/>
        <w:numPr>
          <w:ilvl w:val="0"/>
          <w:numId w:val="5"/>
        </w:numPr>
        <w:jc w:val="left"/>
      </w:pPr>
      <w:r>
        <w:t>Se indica el número de filas y columnas de la tabla y el lugar que ocupa la imagen actual en dicha tabla.</w:t>
      </w:r>
    </w:p>
    <w:p w:rsidR="00D04062" w:rsidRDefault="00D04062" w:rsidP="00D04062">
      <w:pPr>
        <w:pStyle w:val="Prrafodelista"/>
        <w:numPr>
          <w:ilvl w:val="0"/>
          <w:numId w:val="5"/>
        </w:numPr>
        <w:jc w:val="left"/>
      </w:pPr>
      <w:r>
        <w:t>Se añade el título.</w:t>
      </w:r>
    </w:p>
    <w:p w:rsidR="00D04062" w:rsidRDefault="00D04062" w:rsidP="00D04062">
      <w:pPr>
        <w:pStyle w:val="Prrafodelista"/>
        <w:numPr>
          <w:ilvl w:val="0"/>
          <w:numId w:val="5"/>
        </w:numPr>
        <w:jc w:val="left"/>
      </w:pPr>
      <w:r>
        <w:t>Se eliminan las marcas de los ejes de coordenadas.</w:t>
      </w:r>
    </w:p>
    <w:p w:rsidR="00D04062" w:rsidRDefault="00D04062" w:rsidP="00D04062">
      <w:pPr>
        <w:pStyle w:val="Prrafodelista"/>
        <w:numPr>
          <w:ilvl w:val="0"/>
          <w:numId w:val="5"/>
        </w:numPr>
        <w:jc w:val="left"/>
      </w:pPr>
      <w:r>
        <w:t>Se muestra la imagen.</w:t>
      </w:r>
    </w:p>
    <w:p w:rsidR="00D04062" w:rsidRDefault="00D04062" w:rsidP="00D04062">
      <w:pPr>
        <w:ind w:left="360"/>
        <w:jc w:val="left"/>
      </w:pPr>
    </w:p>
    <w:p w:rsidR="00D04062" w:rsidRDefault="00D04062" w:rsidP="00D04062">
      <w:pPr>
        <w:ind w:left="360"/>
        <w:jc w:val="left"/>
      </w:pPr>
      <w:r>
        <w:t>El resultado de ejecutar esta función es:</w:t>
      </w:r>
    </w:p>
    <w:p w:rsidR="00D04062" w:rsidRPr="003555A7" w:rsidRDefault="00D04062" w:rsidP="00D04062">
      <w:pPr>
        <w:ind w:left="360"/>
        <w:jc w:val="center"/>
      </w:pPr>
      <w:r>
        <w:rPr>
          <w:noProof/>
          <w:lang w:eastAsia="es-ES"/>
        </w:rPr>
        <w:drawing>
          <wp:inline distT="0" distB="0" distL="0" distR="0">
            <wp:extent cx="3411135" cy="25932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135" cy="2623630"/>
                    </a:xfrm>
                    <a:prstGeom prst="rect">
                      <a:avLst/>
                    </a:prstGeom>
                    <a:noFill/>
                    <a:ln>
                      <a:noFill/>
                    </a:ln>
                  </pic:spPr>
                </pic:pic>
              </a:graphicData>
            </a:graphic>
          </wp:inline>
        </w:drawing>
      </w:r>
    </w:p>
    <w:p w:rsidR="00871545" w:rsidRPr="003555A7" w:rsidRDefault="00871545" w:rsidP="00871545"/>
    <w:p w:rsidR="00871545" w:rsidRDefault="00D04062" w:rsidP="00D04062">
      <w:pPr>
        <w:pStyle w:val="Ttulo2"/>
        <w:numPr>
          <w:ilvl w:val="0"/>
          <w:numId w:val="4"/>
        </w:numPr>
      </w:pPr>
      <w:bookmarkStart w:id="73" w:name="_Toc496295248"/>
      <w:r>
        <w:t>Una función de convolución con máscara</w:t>
      </w:r>
      <w:r w:rsidR="008B1770">
        <w:t xml:space="preserve"> gaussiana de tamaño variable y sigma variable. Mostrar ejemplos de funcionamiento usando dos tipos de bordes y dos valores distintos de sigma.</w:t>
      </w:r>
      <w:bookmarkEnd w:id="73"/>
    </w:p>
    <w:p w:rsidR="008B1770" w:rsidRDefault="008B1770" w:rsidP="008B1770"/>
    <w:p w:rsidR="008B1770" w:rsidRDefault="008B1770" w:rsidP="008B1770">
      <w:pPr>
        <w:ind w:left="360"/>
      </w:pPr>
      <w:r>
        <w:t>Se crea una función con la siguiente cabecera:</w:t>
      </w:r>
    </w:p>
    <w:p w:rsidR="00871545" w:rsidRDefault="008B1770" w:rsidP="008B1770">
      <w:pPr>
        <w:ind w:left="360"/>
        <w:jc w:val="center"/>
        <w:rPr>
          <w:color w:val="1F3864" w:themeColor="accent5" w:themeShade="80"/>
          <w:lang w:val="en-GB"/>
        </w:rPr>
      </w:pPr>
      <w:r w:rsidRPr="008B1770">
        <w:rPr>
          <w:color w:val="1F3864" w:themeColor="accent5" w:themeShade="80"/>
          <w:lang w:val="en-GB"/>
        </w:rPr>
        <w:t>convolution_b(img, sigma, mask = -1, border = -1)</w:t>
      </w:r>
    </w:p>
    <w:p w:rsidR="008B1770" w:rsidRDefault="008B1770" w:rsidP="008B1770">
      <w:pPr>
        <w:ind w:left="360"/>
        <w:jc w:val="left"/>
        <w:rPr>
          <w:lang w:val="en-GB"/>
        </w:rPr>
      </w:pPr>
    </w:p>
    <w:p w:rsidR="008B1770" w:rsidRDefault="008B1770" w:rsidP="008B1770">
      <w:pPr>
        <w:ind w:left="360"/>
        <w:jc w:val="left"/>
      </w:pPr>
      <w:r>
        <w:t>Dada una imagen (</w:t>
      </w:r>
      <w:r>
        <w:rPr>
          <w:i/>
        </w:rPr>
        <w:t>img</w:t>
      </w:r>
      <w:r>
        <w:t>), realiza una convolución con máscara gaussiana. El tamaño de la máscara</w:t>
      </w:r>
      <w:r w:rsidR="00106A96">
        <w:t xml:space="preserve"> (</w:t>
      </w:r>
      <w:r w:rsidR="00106A96">
        <w:rPr>
          <w:i/>
        </w:rPr>
        <w:t>mask</w:t>
      </w:r>
      <w:r w:rsidR="00106A96">
        <w:t>)</w:t>
      </w:r>
      <w:r>
        <w:t xml:space="preserve"> por defecto se calcula a partir del sigma</w:t>
      </w:r>
      <w:r w:rsidR="00106A96">
        <w:t xml:space="preserve"> (</w:t>
      </w:r>
      <w:r w:rsidR="00106A96">
        <w:rPr>
          <w:i/>
        </w:rPr>
        <w:t>sigma</w:t>
      </w:r>
      <w:r w:rsidR="00106A96">
        <w:t>)</w:t>
      </w:r>
      <w:r>
        <w:t xml:space="preserve"> recibido, aunque tiene como opción especificar otro tamaño de máscara diferente. Si no se especifica tamaño de máscara, se calcula como 6*sigma+1, debido a que el tamaño más óptimo estudiado es crear un intervalo de 3*sigma por cada lado. Esto hace que se tenga 6*sigma y como se debe tener en cuenta el punto intermedio, el resultado final es 6*sigma+1.</w:t>
      </w:r>
    </w:p>
    <w:p w:rsidR="008B1770" w:rsidDel="00246B6A" w:rsidRDefault="008B1770" w:rsidP="008B1770">
      <w:pPr>
        <w:ind w:left="360"/>
        <w:jc w:val="left"/>
        <w:rPr>
          <w:del w:id="74" w:author="Francisco Javier Caracuel Beltrán" w:date="2017-10-20T16:10:00Z"/>
        </w:rPr>
      </w:pPr>
      <w:r>
        <w:t xml:space="preserve">Se permite especificar un borde de entre los disponibles en OpenCV. Los bordes que se pueden indicar en el resto de funciones del trabajo son los mismos que se enumeran a continuación, por lo que no se </w:t>
      </w:r>
      <w:r w:rsidR="00106A96">
        <w:t>comentarán de nuevo</w:t>
      </w:r>
      <w:r>
        <w:t>:</w:t>
      </w:r>
    </w:p>
    <w:p w:rsidR="008B1770" w:rsidRPr="00246B6A" w:rsidDel="00246B6A" w:rsidRDefault="00246B6A">
      <w:pPr>
        <w:ind w:left="360"/>
        <w:jc w:val="left"/>
        <w:rPr>
          <w:del w:id="75" w:author="Francisco Javier Caracuel Beltrán" w:date="2017-10-20T16:10:00Z"/>
          <w:lang w:val="en-GB"/>
          <w:rPrChange w:id="76" w:author="Francisco Javier Caracuel Beltrán" w:date="2017-10-20T16:11:00Z">
            <w:rPr>
              <w:del w:id="77" w:author="Francisco Javier Caracuel Beltrán" w:date="2017-10-20T16:10:00Z"/>
            </w:rPr>
          </w:rPrChange>
        </w:rPr>
        <w:pPrChange w:id="78" w:author="Francisco Javier Caracuel Beltrán" w:date="2017-10-20T16:10:00Z">
          <w:pPr>
            <w:pStyle w:val="Prrafodelista"/>
            <w:numPr>
              <w:numId w:val="5"/>
            </w:numPr>
            <w:ind w:hanging="360"/>
            <w:jc w:val="left"/>
          </w:pPr>
        </w:pPrChange>
      </w:pPr>
      <w:ins w:id="79" w:author="Francisco Javier Caracuel Beltrán" w:date="2017-10-20T16:10:00Z">
        <w:r w:rsidRPr="0072258F">
          <w:t xml:space="preserve"> </w:t>
        </w:r>
      </w:ins>
      <w:r w:rsidR="008B1770" w:rsidRPr="00246B6A">
        <w:rPr>
          <w:lang w:val="en-GB"/>
          <w:rPrChange w:id="80" w:author="Francisco Javier Caracuel Beltrán" w:date="2017-10-20T16:11:00Z">
            <w:rPr/>
          </w:rPrChange>
        </w:rPr>
        <w:t>cv2.BORDER_REPLICATE</w:t>
      </w:r>
      <w:ins w:id="81" w:author="Francisco Javier Caracuel Beltrán" w:date="2017-10-20T16:10:00Z">
        <w:r w:rsidRPr="00246B6A">
          <w:rPr>
            <w:lang w:val="en-GB"/>
            <w:rPrChange w:id="82" w:author="Francisco Javier Caracuel Beltrán" w:date="2017-10-20T16:11:00Z">
              <w:rPr/>
            </w:rPrChange>
          </w:rPr>
          <w:t>,</w:t>
        </w:r>
      </w:ins>
      <w:del w:id="83" w:author="Francisco Javier Caracuel Beltrán" w:date="2017-10-20T16:10:00Z">
        <w:r w:rsidR="008B1770" w:rsidRPr="00246B6A" w:rsidDel="00246B6A">
          <w:rPr>
            <w:lang w:val="en-GB"/>
            <w:rPrChange w:id="84" w:author="Francisco Javier Caracuel Beltrán" w:date="2017-10-20T16:11:00Z">
              <w:rPr/>
            </w:rPrChange>
          </w:rPr>
          <w:delText>.</w:delText>
        </w:r>
      </w:del>
    </w:p>
    <w:p w:rsidR="008B1770" w:rsidRPr="00246B6A" w:rsidDel="00246B6A" w:rsidRDefault="00246B6A">
      <w:pPr>
        <w:ind w:left="360"/>
        <w:jc w:val="left"/>
        <w:rPr>
          <w:del w:id="85" w:author="Francisco Javier Caracuel Beltrán" w:date="2017-10-20T16:10:00Z"/>
          <w:lang w:val="en-GB"/>
          <w:rPrChange w:id="86" w:author="Francisco Javier Caracuel Beltrán" w:date="2017-10-20T16:11:00Z">
            <w:rPr>
              <w:del w:id="87" w:author="Francisco Javier Caracuel Beltrán" w:date="2017-10-20T16:10:00Z"/>
            </w:rPr>
          </w:rPrChange>
        </w:rPr>
        <w:pPrChange w:id="88" w:author="Francisco Javier Caracuel Beltrán" w:date="2017-10-20T16:10:00Z">
          <w:pPr>
            <w:pStyle w:val="Prrafodelista"/>
            <w:numPr>
              <w:numId w:val="5"/>
            </w:numPr>
            <w:ind w:hanging="360"/>
            <w:jc w:val="left"/>
          </w:pPr>
        </w:pPrChange>
      </w:pPr>
      <w:ins w:id="89" w:author="Francisco Javier Caracuel Beltrán" w:date="2017-10-20T16:10:00Z">
        <w:r w:rsidRPr="00246B6A">
          <w:rPr>
            <w:lang w:val="en-GB"/>
            <w:rPrChange w:id="90" w:author="Francisco Javier Caracuel Beltrán" w:date="2017-10-20T16:11:00Z">
              <w:rPr/>
            </w:rPrChange>
          </w:rPr>
          <w:t xml:space="preserve"> </w:t>
        </w:r>
      </w:ins>
      <w:r w:rsidR="008B1770" w:rsidRPr="00246B6A">
        <w:rPr>
          <w:lang w:val="en-GB"/>
          <w:rPrChange w:id="91" w:author="Francisco Javier Caracuel Beltrán" w:date="2017-10-20T16:11:00Z">
            <w:rPr/>
          </w:rPrChange>
        </w:rPr>
        <w:t>cv2.BORDER_REFLECT</w:t>
      </w:r>
      <w:ins w:id="92" w:author="Francisco Javier Caracuel Beltrán" w:date="2017-10-20T16:10:00Z">
        <w:r w:rsidRPr="00246B6A">
          <w:rPr>
            <w:lang w:val="en-GB"/>
            <w:rPrChange w:id="93" w:author="Francisco Javier Caracuel Beltrán" w:date="2017-10-20T16:11:00Z">
              <w:rPr/>
            </w:rPrChange>
          </w:rPr>
          <w:t xml:space="preserve">, </w:t>
        </w:r>
      </w:ins>
      <w:del w:id="94" w:author="Francisco Javier Caracuel Beltrán" w:date="2017-10-20T16:10:00Z">
        <w:r w:rsidR="008B1770" w:rsidRPr="00246B6A" w:rsidDel="00246B6A">
          <w:rPr>
            <w:lang w:val="en-GB"/>
            <w:rPrChange w:id="95" w:author="Francisco Javier Caracuel Beltrán" w:date="2017-10-20T16:11:00Z">
              <w:rPr/>
            </w:rPrChange>
          </w:rPr>
          <w:delText>.</w:delText>
        </w:r>
      </w:del>
    </w:p>
    <w:p w:rsidR="008B1770" w:rsidRPr="00246B6A" w:rsidDel="00246B6A" w:rsidRDefault="008B1770">
      <w:pPr>
        <w:ind w:left="360"/>
        <w:jc w:val="left"/>
        <w:rPr>
          <w:del w:id="96" w:author="Francisco Javier Caracuel Beltrán" w:date="2017-10-20T16:11:00Z"/>
          <w:lang w:val="en-GB"/>
          <w:rPrChange w:id="97" w:author="Francisco Javier Caracuel Beltrán" w:date="2017-10-20T16:11:00Z">
            <w:rPr>
              <w:del w:id="98" w:author="Francisco Javier Caracuel Beltrán" w:date="2017-10-20T16:11:00Z"/>
            </w:rPr>
          </w:rPrChange>
        </w:rPr>
        <w:pPrChange w:id="99" w:author="Francisco Javier Caracuel Beltrán" w:date="2017-10-20T16:10:00Z">
          <w:pPr>
            <w:pStyle w:val="Prrafodelista"/>
            <w:numPr>
              <w:numId w:val="5"/>
            </w:numPr>
            <w:ind w:hanging="360"/>
            <w:jc w:val="left"/>
          </w:pPr>
        </w:pPrChange>
      </w:pPr>
      <w:r w:rsidRPr="00246B6A">
        <w:rPr>
          <w:lang w:val="en-GB"/>
          <w:rPrChange w:id="100" w:author="Francisco Javier Caracuel Beltrán" w:date="2017-10-20T16:11:00Z">
            <w:rPr/>
          </w:rPrChange>
        </w:rPr>
        <w:t>cv2.BORDER_REFLECT_101</w:t>
      </w:r>
      <w:ins w:id="101" w:author="Francisco Javier Caracuel Beltrán" w:date="2017-10-20T16:11:00Z">
        <w:r w:rsidR="00246B6A" w:rsidRPr="00246B6A">
          <w:rPr>
            <w:lang w:val="en-GB"/>
            <w:rPrChange w:id="102" w:author="Francisco Javier Caracuel Beltrán" w:date="2017-10-20T16:11:00Z">
              <w:rPr/>
            </w:rPrChange>
          </w:rPr>
          <w:t xml:space="preserve">, </w:t>
        </w:r>
      </w:ins>
      <w:del w:id="103" w:author="Francisco Javier Caracuel Beltrán" w:date="2017-10-20T16:11:00Z">
        <w:r w:rsidRPr="00246B6A" w:rsidDel="00246B6A">
          <w:rPr>
            <w:lang w:val="en-GB"/>
            <w:rPrChange w:id="104" w:author="Francisco Javier Caracuel Beltrán" w:date="2017-10-20T16:11:00Z">
              <w:rPr/>
            </w:rPrChange>
          </w:rPr>
          <w:delText>.</w:delText>
        </w:r>
      </w:del>
    </w:p>
    <w:p w:rsidR="008B1770" w:rsidRPr="00246B6A" w:rsidDel="00246B6A" w:rsidRDefault="008B1770">
      <w:pPr>
        <w:ind w:left="360"/>
        <w:jc w:val="left"/>
        <w:rPr>
          <w:del w:id="105" w:author="Francisco Javier Caracuel Beltrán" w:date="2017-10-20T16:11:00Z"/>
          <w:lang w:val="en-GB"/>
          <w:rPrChange w:id="106" w:author="Francisco Javier Caracuel Beltrán" w:date="2017-10-20T16:11:00Z">
            <w:rPr>
              <w:del w:id="107" w:author="Francisco Javier Caracuel Beltrán" w:date="2017-10-20T16:11:00Z"/>
            </w:rPr>
          </w:rPrChange>
        </w:rPr>
        <w:pPrChange w:id="108" w:author="Francisco Javier Caracuel Beltrán" w:date="2017-10-20T16:11:00Z">
          <w:pPr>
            <w:pStyle w:val="Prrafodelista"/>
            <w:numPr>
              <w:numId w:val="5"/>
            </w:numPr>
            <w:ind w:hanging="360"/>
            <w:jc w:val="left"/>
          </w:pPr>
        </w:pPrChange>
      </w:pPr>
      <w:r w:rsidRPr="00246B6A">
        <w:rPr>
          <w:lang w:val="en-GB"/>
          <w:rPrChange w:id="109" w:author="Francisco Javier Caracuel Beltrán" w:date="2017-10-20T16:11:00Z">
            <w:rPr/>
          </w:rPrChange>
        </w:rPr>
        <w:t>cv2.BORDER_WRAP</w:t>
      </w:r>
      <w:ins w:id="110" w:author="Francisco Javier Caracuel Beltrán" w:date="2017-10-20T16:11:00Z">
        <w:r w:rsidR="00246B6A" w:rsidRPr="00246B6A">
          <w:rPr>
            <w:lang w:val="en-GB"/>
            <w:rPrChange w:id="111" w:author="Francisco Javier Caracuel Beltrán" w:date="2017-10-20T16:11:00Z">
              <w:rPr/>
            </w:rPrChange>
          </w:rPr>
          <w:t xml:space="preserve">, </w:t>
        </w:r>
      </w:ins>
      <w:del w:id="112" w:author="Francisco Javier Caracuel Beltrán" w:date="2017-10-20T16:11:00Z">
        <w:r w:rsidRPr="00246B6A" w:rsidDel="00246B6A">
          <w:rPr>
            <w:lang w:val="en-GB"/>
            <w:rPrChange w:id="113" w:author="Francisco Javier Caracuel Beltrán" w:date="2017-10-20T16:11:00Z">
              <w:rPr/>
            </w:rPrChange>
          </w:rPr>
          <w:delText>.</w:delText>
        </w:r>
      </w:del>
    </w:p>
    <w:p w:rsidR="008B1770" w:rsidRPr="00246B6A" w:rsidDel="00C51DA4" w:rsidRDefault="008B1770">
      <w:pPr>
        <w:ind w:left="360"/>
        <w:jc w:val="left"/>
        <w:rPr>
          <w:del w:id="114" w:author="Francisco Javier Caracuel Beltrán" w:date="2017-10-20T16:12:00Z"/>
          <w:lang w:val="en-GB"/>
          <w:rPrChange w:id="115" w:author="Francisco Javier Caracuel Beltrán" w:date="2017-10-20T16:11:00Z">
            <w:rPr>
              <w:del w:id="116" w:author="Francisco Javier Caracuel Beltrán" w:date="2017-10-20T16:12:00Z"/>
            </w:rPr>
          </w:rPrChange>
        </w:rPr>
        <w:pPrChange w:id="117" w:author="Francisco Javier Caracuel Beltrán" w:date="2017-10-20T16:11:00Z">
          <w:pPr>
            <w:pStyle w:val="Prrafodelista"/>
            <w:numPr>
              <w:numId w:val="5"/>
            </w:numPr>
            <w:ind w:hanging="360"/>
            <w:jc w:val="left"/>
          </w:pPr>
        </w:pPrChange>
      </w:pPr>
      <w:r w:rsidRPr="00246B6A">
        <w:rPr>
          <w:lang w:val="en-GB"/>
          <w:rPrChange w:id="118" w:author="Francisco Javier Caracuel Beltrán" w:date="2017-10-20T16:11:00Z">
            <w:rPr/>
          </w:rPrChange>
        </w:rPr>
        <w:t>cv2.BORDER_CONSTANT.</w:t>
      </w:r>
    </w:p>
    <w:p w:rsidR="008B1770" w:rsidRPr="00246B6A" w:rsidRDefault="008B1770" w:rsidP="00106A96">
      <w:pPr>
        <w:ind w:left="360"/>
        <w:jc w:val="left"/>
        <w:rPr>
          <w:lang w:val="en-GB"/>
          <w:rPrChange w:id="119" w:author="Francisco Javier Caracuel Beltrán" w:date="2017-10-20T16:11:00Z">
            <w:rPr/>
          </w:rPrChange>
        </w:rPr>
      </w:pPr>
    </w:p>
    <w:p w:rsidR="00106A96" w:rsidRDefault="00106A96" w:rsidP="00106A96">
      <w:pPr>
        <w:ind w:left="360"/>
      </w:pPr>
      <w:r>
        <w:t xml:space="preserve">Internamente, la función comprueba si </w:t>
      </w:r>
      <w:r>
        <w:rPr>
          <w:i/>
        </w:rPr>
        <w:t>mask</w:t>
      </w:r>
      <w:r>
        <w:t xml:space="preserve"> es igual a -1. En este caso, le asigna el valor correspondiente a 6*sigma+1. A continuación, </w:t>
      </w:r>
      <w:r w:rsidR="00246B6A">
        <w:t xml:space="preserve">se utiliza la función </w:t>
      </w:r>
      <w:r w:rsidR="00246B6A">
        <w:rPr>
          <w:i/>
        </w:rPr>
        <w:t>cv2.GaussianBlur()</w:t>
      </w:r>
      <w:r w:rsidR="00246B6A">
        <w:t>, indicándole la imagen recibida, el tamaño de máscara calculado y el sigma que se desea utilizar.</w:t>
      </w:r>
    </w:p>
    <w:p w:rsidR="00246B6A" w:rsidDel="00C51DA4" w:rsidRDefault="00246B6A" w:rsidP="00106A96">
      <w:pPr>
        <w:ind w:left="360"/>
        <w:rPr>
          <w:del w:id="120" w:author="Francisco Javier Caracuel Beltrán" w:date="2017-10-20T16:13:00Z"/>
        </w:rPr>
      </w:pPr>
      <w:r>
        <w:t xml:space="preserve">En el siguiente apartado se implementa manualmente lo que realiza la función </w:t>
      </w:r>
      <w:r>
        <w:rPr>
          <w:i/>
        </w:rPr>
        <w:t>cv2.GaussianBlur()</w:t>
      </w:r>
      <w:r>
        <w:t>, por lo que los cálculos internos se explican en él.</w:t>
      </w:r>
    </w:p>
    <w:p w:rsidR="00246B6A" w:rsidRDefault="00246B6A" w:rsidP="00E05B83">
      <w:pPr>
        <w:ind w:left="360"/>
      </w:pPr>
    </w:p>
    <w:p w:rsidR="00246B6A" w:rsidRDefault="00246B6A" w:rsidP="00106A96">
      <w:pPr>
        <w:ind w:left="360"/>
        <w:rPr>
          <w:ins w:id="121" w:author="Francisco Javier Caracuel Beltrán" w:date="2017-10-20T16:08:00Z"/>
        </w:rPr>
      </w:pPr>
      <w:ins w:id="122" w:author="Francisco Javier Caracuel Beltrán" w:date="2017-10-20T16:08:00Z">
        <w:r>
          <w:t>El resultado de ejecutar esta función es:</w:t>
        </w:r>
      </w:ins>
    </w:p>
    <w:p w:rsidR="00246B6A" w:rsidRPr="00246B6A" w:rsidRDefault="00246B6A">
      <w:pPr>
        <w:ind w:left="360"/>
        <w:jc w:val="center"/>
        <w:pPrChange w:id="123" w:author="Francisco Javier Caracuel Beltrán" w:date="2017-10-20T16:10:00Z">
          <w:pPr>
            <w:ind w:left="360"/>
          </w:pPr>
        </w:pPrChange>
      </w:pPr>
      <w:ins w:id="124" w:author="Francisco Javier Caracuel Beltrán" w:date="2017-10-20T16:10:00Z">
        <w:r>
          <w:rPr>
            <w:noProof/>
            <w:lang w:eastAsia="es-ES"/>
          </w:rPr>
          <w:drawing>
            <wp:inline distT="0" distB="0" distL="0" distR="0">
              <wp:extent cx="4720849" cy="284952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0849" cy="2849526"/>
                      </a:xfrm>
                      <a:prstGeom prst="rect">
                        <a:avLst/>
                      </a:prstGeom>
                      <a:noFill/>
                      <a:ln>
                        <a:noFill/>
                      </a:ln>
                    </pic:spPr>
                  </pic:pic>
                </a:graphicData>
              </a:graphic>
            </wp:inline>
          </w:drawing>
        </w:r>
      </w:ins>
    </w:p>
    <w:p w:rsidR="00871545" w:rsidRPr="008B1770" w:rsidRDefault="00871545" w:rsidP="00AE677D">
      <w:pPr>
        <w:rPr>
          <w:sz w:val="28"/>
        </w:rPr>
      </w:pPr>
    </w:p>
    <w:p w:rsidR="00871545" w:rsidRDefault="002C7AD8">
      <w:pPr>
        <w:ind w:left="360"/>
        <w:rPr>
          <w:ins w:id="125" w:author="Francisco Javier Caracuel Beltrán" w:date="2017-10-20T16:34:00Z"/>
        </w:rPr>
        <w:pPrChange w:id="126" w:author="Francisco Javier Caracuel Beltrán" w:date="2017-10-20T16:18:00Z">
          <w:pPr/>
        </w:pPrChange>
      </w:pPr>
      <w:ins w:id="127" w:author="Francisco Javier Caracuel Beltrán" w:date="2017-10-20T16:14:00Z">
        <w:r>
          <w:t xml:space="preserve">Se puede apreciar como al </w:t>
        </w:r>
      </w:ins>
      <w:ins w:id="128" w:author="Francisco Javier Caracuel Beltrán" w:date="2017-10-20T16:16:00Z">
        <w:r w:rsidR="009547B1">
          <w:t xml:space="preserve">aumentar </w:t>
        </w:r>
        <w:r w:rsidR="009547B1">
          <w:rPr>
            <w:i/>
          </w:rPr>
          <w:t>sigma</w:t>
        </w:r>
        <w:r w:rsidR="009547B1">
          <w:t>, la imagen aparece más desenfocada. Esto es debido a que el n</w:t>
        </w:r>
      </w:ins>
      <w:ins w:id="129" w:author="Francisco Javier Caracuel Beltrán" w:date="2017-10-20T16:17:00Z">
        <w:r w:rsidR="009547B1">
          <w:t xml:space="preserve">úcleo aumenta su tamaño y al hacer convolución </w:t>
        </w:r>
      </w:ins>
      <w:ins w:id="130" w:author="Francisco Javier Caracuel Beltrán" w:date="2017-10-20T16:19:00Z">
        <w:r w:rsidR="009547B1">
          <w:t xml:space="preserve">con la imagen </w:t>
        </w:r>
      </w:ins>
      <w:ins w:id="131" w:author="Francisco Javier Caracuel Beltrán" w:date="2017-10-20T16:17:00Z">
        <w:r w:rsidR="009547B1">
          <w:t xml:space="preserve">afecta a un mayor número de </w:t>
        </w:r>
      </w:ins>
      <w:ins w:id="132" w:author="Francisco Javier Caracuel Beltrán" w:date="2017-10-20T16:18:00Z">
        <w:r w:rsidR="009547B1">
          <w:t>píxeles, produciendo así un alisamiento mayor</w:t>
        </w:r>
      </w:ins>
      <w:ins w:id="133" w:author="Francisco Javier Caracuel Beltrán" w:date="2017-10-20T16:22:00Z">
        <w:r w:rsidR="009547B1">
          <w:t xml:space="preserve"> (debido tambi</w:t>
        </w:r>
      </w:ins>
      <w:ins w:id="134" w:author="Francisco Javier Caracuel Beltrán" w:date="2017-10-20T16:23:00Z">
        <w:r w:rsidR="009547B1">
          <w:t>én a las características del núcleo que genera la función de OpenCV)</w:t>
        </w:r>
      </w:ins>
      <w:ins w:id="135" w:author="Francisco Javier Caracuel Beltrán" w:date="2017-10-20T16:18:00Z">
        <w:r w:rsidR="009547B1">
          <w:t>.</w:t>
        </w:r>
      </w:ins>
    </w:p>
    <w:p w:rsidR="00132793" w:rsidRPr="00E05B83" w:rsidRDefault="00132793">
      <w:pPr>
        <w:ind w:left="360"/>
        <w:pPrChange w:id="136" w:author="Francisco Javier Caracuel Beltrán" w:date="2017-10-20T16:18:00Z">
          <w:pPr/>
        </w:pPrChange>
      </w:pPr>
      <w:ins w:id="137" w:author="Francisco Javier Caracuel Beltrán" w:date="2017-10-20T16:34:00Z">
        <w:r>
          <w:t>Los bordes solo se aprecian si son constantes</w:t>
        </w:r>
      </w:ins>
      <w:ins w:id="138" w:author="Francisco Javier Caracuel Beltrán" w:date="2017-10-20T16:35:00Z">
        <w:r>
          <w:t xml:space="preserve">. Esto se produce por el tipo de imagen que se está utilizando y el tamaño de la misma. </w:t>
        </w:r>
        <w:r w:rsidR="00C87084">
          <w:t xml:space="preserve">En el borde de tipo </w:t>
        </w:r>
        <w:r w:rsidR="00C87084">
          <w:rPr>
            <w:i/>
          </w:rPr>
          <w:t>Replicate</w:t>
        </w:r>
        <w:r w:rsidR="00C87084">
          <w:t>, como todo el contorno es similar, se rellena con los mismo</w:t>
        </w:r>
      </w:ins>
      <w:ins w:id="139" w:author="Francisco Javier Caracuel Beltrán" w:date="2017-10-20T16:37:00Z">
        <w:r w:rsidR="00C87084">
          <w:t>s</w:t>
        </w:r>
      </w:ins>
      <w:ins w:id="140" w:author="Francisco Javier Caracuel Beltrán" w:date="2017-10-20T16:35:00Z">
        <w:r w:rsidR="00C87084">
          <w:t xml:space="preserve"> p</w:t>
        </w:r>
      </w:ins>
      <w:ins w:id="141" w:author="Francisco Javier Caracuel Beltrán" w:date="2017-10-20T16:36:00Z">
        <w:r w:rsidR="00C87084">
          <w:t xml:space="preserve">íxeles de su extremo y visualmente no se puede observar. El borde </w:t>
        </w:r>
        <w:r w:rsidR="00C87084">
          <w:rPr>
            <w:i/>
          </w:rPr>
          <w:t>Constant</w:t>
        </w:r>
        <w:r w:rsidR="00C87084">
          <w:t xml:space="preserve"> si añade un borde de </w:t>
        </w:r>
      </w:ins>
      <w:ins w:id="142" w:author="Francisco Javier Caracuel Beltrán" w:date="2017-10-20T16:37:00Z">
        <w:r w:rsidR="00C87084">
          <w:rPr>
            <w:i/>
          </w:rPr>
          <w:t>n</w:t>
        </w:r>
        <w:r w:rsidR="00C87084">
          <w:t xml:space="preserve"> píxeles de color negro, por lo que es el único que permite visualizarlo a simple vista. El motivo de añadir bordes al realizar </w:t>
        </w:r>
      </w:ins>
      <w:ins w:id="143" w:author="Francisco Javier Caracuel Beltrán" w:date="2017-10-20T16:38:00Z">
        <w:r w:rsidR="00C87084">
          <w:t xml:space="preserve">la </w:t>
        </w:r>
      </w:ins>
      <w:ins w:id="144" w:author="Francisco Javier Caracuel Beltrán" w:date="2017-10-20T16:37:00Z">
        <w:r w:rsidR="00C87084">
          <w:t>convoluci</w:t>
        </w:r>
      </w:ins>
      <w:ins w:id="145" w:author="Francisco Javier Caracuel Beltrán" w:date="2017-10-20T16:38:00Z">
        <w:r w:rsidR="00C87084">
          <w:t>ón se explica en el Bonus 2.</w:t>
        </w:r>
      </w:ins>
    </w:p>
    <w:p w:rsidR="00871545" w:rsidRPr="008B1770" w:rsidRDefault="00871545" w:rsidP="00AE677D">
      <w:pPr>
        <w:rPr>
          <w:sz w:val="28"/>
        </w:rPr>
      </w:pPr>
    </w:p>
    <w:p w:rsidR="00871545" w:rsidRPr="008B1770" w:rsidRDefault="00871545" w:rsidP="00AE677D">
      <w:pPr>
        <w:rPr>
          <w:sz w:val="28"/>
        </w:rPr>
      </w:pPr>
    </w:p>
    <w:p w:rsidR="00871545" w:rsidRDefault="009547B1">
      <w:pPr>
        <w:pStyle w:val="Ttulo2"/>
        <w:numPr>
          <w:ilvl w:val="0"/>
          <w:numId w:val="4"/>
        </w:numPr>
        <w:rPr>
          <w:ins w:id="146" w:author="Francisco Javier Caracuel Beltrán" w:date="2017-10-20T16:24:00Z"/>
        </w:rPr>
        <w:pPrChange w:id="147" w:author="Francisco Javier Caracuel Beltrán" w:date="2017-10-20T16:23:00Z">
          <w:pPr/>
        </w:pPrChange>
      </w:pPr>
      <w:bookmarkStart w:id="148" w:name="_Toc496295249"/>
      <w:ins w:id="149" w:author="Francisco Javier Caracuel Beltrán" w:date="2017-10-20T16:24:00Z">
        <w:r>
          <w:t>Una función de convolución con núcleo separable de tamaño variable. Mostrar ejemplos de funcionamiento usando dos tipos de bordes y dos valores distintos de sigma.</w:t>
        </w:r>
        <w:bookmarkEnd w:id="148"/>
      </w:ins>
    </w:p>
    <w:p w:rsidR="009547B1" w:rsidRDefault="009547B1" w:rsidP="00E05B83">
      <w:pPr>
        <w:rPr>
          <w:ins w:id="150" w:author="Francisco Javier Caracuel Beltrán" w:date="2017-10-20T16:24:00Z"/>
        </w:rPr>
      </w:pPr>
    </w:p>
    <w:p w:rsidR="009547B1" w:rsidRDefault="009547B1">
      <w:pPr>
        <w:ind w:left="360"/>
        <w:rPr>
          <w:ins w:id="151" w:author="Francisco Javier Caracuel Beltrán" w:date="2017-10-20T16:25:00Z"/>
        </w:rPr>
        <w:pPrChange w:id="152" w:author="Francisco Javier Caracuel Beltrán" w:date="2017-10-20T16:24:00Z">
          <w:pPr/>
        </w:pPrChange>
      </w:pPr>
      <w:ins w:id="153" w:author="Francisco Javier Caracuel Beltrán" w:date="2017-10-20T16:24:00Z">
        <w:r>
          <w:t xml:space="preserve">En este apartado se implementa manualmente lo que realiza </w:t>
        </w:r>
      </w:ins>
      <w:ins w:id="154" w:author="Francisco Javier Caracuel Beltrán" w:date="2017-10-20T16:25:00Z">
        <w:r>
          <w:rPr>
            <w:i/>
          </w:rPr>
          <w:t>cv2.GaussianBlur()</w:t>
        </w:r>
        <w:r>
          <w:t>. La cabecera de esta función es:</w:t>
        </w:r>
      </w:ins>
    </w:p>
    <w:p w:rsidR="009547B1" w:rsidRDefault="00132793">
      <w:pPr>
        <w:ind w:left="360"/>
        <w:jc w:val="center"/>
        <w:rPr>
          <w:ins w:id="155" w:author="Francisco Javier Caracuel Beltrán" w:date="2017-10-20T16:25:00Z"/>
          <w:color w:val="1F4E79" w:themeColor="accent1" w:themeShade="80"/>
          <w:lang w:val="en-GB"/>
        </w:rPr>
        <w:pPrChange w:id="156" w:author="Francisco Javier Caracuel Beltrán" w:date="2017-10-20T16:25:00Z">
          <w:pPr/>
        </w:pPrChange>
      </w:pPr>
      <w:ins w:id="157" w:author="Francisco Javier Caracuel Beltrán" w:date="2017-10-20T16:25:00Z">
        <w:r w:rsidRPr="00132793">
          <w:rPr>
            <w:color w:val="1F4E79" w:themeColor="accent1" w:themeShade="80"/>
            <w:lang w:val="en-GB"/>
            <w:rPrChange w:id="158" w:author="Francisco Javier Caracuel Beltrán" w:date="2017-10-20T16:25:00Z">
              <w:rPr/>
            </w:rPrChange>
          </w:rPr>
          <w:t>convolution_c(img , kernel_x = None, kernel_y = None, sigma = 0, border = cv2.BORDER_DEFAULT, normalize = True, own = False)</w:t>
        </w:r>
      </w:ins>
    </w:p>
    <w:p w:rsidR="00132793" w:rsidRDefault="00132793">
      <w:pPr>
        <w:ind w:left="360"/>
        <w:jc w:val="left"/>
        <w:rPr>
          <w:ins w:id="159" w:author="Francisco Javier Caracuel Beltrán" w:date="2017-10-20T16:26:00Z"/>
          <w:lang w:val="en-GB"/>
        </w:rPr>
        <w:pPrChange w:id="160" w:author="Francisco Javier Caracuel Beltrán" w:date="2017-10-20T16:25:00Z">
          <w:pPr/>
        </w:pPrChange>
      </w:pPr>
    </w:p>
    <w:p w:rsidR="00132793" w:rsidRPr="00E05B83" w:rsidRDefault="00132793">
      <w:pPr>
        <w:ind w:left="360"/>
        <w:rPr>
          <w:ins w:id="161" w:author="Francisco Javier Caracuel Beltrán" w:date="2017-10-20T16:32:00Z"/>
        </w:rPr>
        <w:pPrChange w:id="162" w:author="Francisco Javier Caracuel Beltrán" w:date="2017-10-20T16:40:00Z">
          <w:pPr/>
        </w:pPrChange>
      </w:pPr>
      <w:ins w:id="163" w:author="Francisco Javier Caracuel Beltrán" w:date="2017-10-20T16:26:00Z">
        <w:r w:rsidRPr="00132793">
          <w:rPr>
            <w:rPrChange w:id="164" w:author="Francisco Javier Caracuel Beltrán" w:date="2017-10-20T16:26:00Z">
              <w:rPr>
                <w:lang w:val="en-GB"/>
              </w:rPr>
            </w:rPrChange>
          </w:rPr>
          <w:t>Dada una imagen (</w:t>
        </w:r>
        <w:r w:rsidRPr="00132793">
          <w:rPr>
            <w:i/>
            <w:rPrChange w:id="165" w:author="Francisco Javier Caracuel Beltrán" w:date="2017-10-20T16:26:00Z">
              <w:rPr>
                <w:i/>
                <w:lang w:val="en-GB"/>
              </w:rPr>
            </w:rPrChange>
          </w:rPr>
          <w:t>img</w:t>
        </w:r>
        <w:r w:rsidRPr="00132793">
          <w:rPr>
            <w:rPrChange w:id="166" w:author="Francisco Javier Caracuel Beltrán" w:date="2017-10-20T16:26:00Z">
              <w:rPr>
                <w:lang w:val="en-GB"/>
              </w:rPr>
            </w:rPrChange>
          </w:rPr>
          <w:t>) y dos n</w:t>
        </w:r>
        <w:r>
          <w:t>úcleos (</w:t>
        </w:r>
      </w:ins>
      <w:ins w:id="167" w:author="Francisco Javier Caracuel Beltrán" w:date="2017-10-20T16:27:00Z">
        <w:r>
          <w:rPr>
            <w:i/>
          </w:rPr>
          <w:t>kernel_x, kernel_y</w:t>
        </w:r>
        <w:r>
          <w:t>), realiza una convolución de la imagen utilizando dichos núcleos.</w:t>
        </w:r>
      </w:ins>
      <w:ins w:id="168" w:author="Francisco Javier Caracuel Beltrán" w:date="2017-10-20T16:32:00Z">
        <w:r>
          <w:t xml:space="preserve"> En este apartado, </w:t>
        </w:r>
        <w:r>
          <w:rPr>
            <w:i/>
          </w:rPr>
          <w:t>kernel_x</w:t>
        </w:r>
        <w:r>
          <w:t xml:space="preserve"> y </w:t>
        </w:r>
        <w:r>
          <w:rPr>
            <w:i/>
          </w:rPr>
          <w:t>kernel_y</w:t>
        </w:r>
        <w:r>
          <w:t xml:space="preserve"> es el mismo (el motivo de separarlos es para reutilizar todo el c</w:t>
        </w:r>
      </w:ins>
      <w:ins w:id="169" w:author="Francisco Javier Caracuel Beltrán" w:date="2017-10-20T16:33:00Z">
        <w:r>
          <w:t>ódigo posible durante el trabajo) y en esta explicaci</w:t>
        </w:r>
      </w:ins>
      <w:ins w:id="170" w:author="Francisco Javier Caracuel Beltrán" w:date="2017-10-20T16:34:00Z">
        <w:r>
          <w:t xml:space="preserve">ón se entenderán como </w:t>
        </w:r>
        <w:r>
          <w:rPr>
            <w:i/>
          </w:rPr>
          <w:t>kernel</w:t>
        </w:r>
        <w:r>
          <w:t>.</w:t>
        </w:r>
      </w:ins>
    </w:p>
    <w:p w:rsidR="00132793" w:rsidRDefault="00C87084">
      <w:pPr>
        <w:ind w:left="360"/>
        <w:rPr>
          <w:ins w:id="171" w:author="Francisco Javier Caracuel Beltrán" w:date="2017-10-20T16:40:00Z"/>
        </w:rPr>
        <w:pPrChange w:id="172" w:author="Francisco Javier Caracuel Beltrán" w:date="2017-10-20T16:40:00Z">
          <w:pPr/>
        </w:pPrChange>
      </w:pPr>
      <w:ins w:id="173" w:author="Francisco Javier Caracuel Beltrán" w:date="2017-10-20T16:39:00Z">
        <w:r>
          <w:t>La imagen que se recibe es 2D y el kernel que se tiene es 1D. La manera de poder hacer convolución con este kernel es a su vez, hacer convolución por filas y con ese resultado, hacer convoluci</w:t>
        </w:r>
      </w:ins>
      <w:ins w:id="174" w:author="Francisco Javier Caracuel Beltrán" w:date="2017-10-20T16:40:00Z">
        <w:r>
          <w:t>ón por columnas.</w:t>
        </w:r>
      </w:ins>
    </w:p>
    <w:p w:rsidR="00C87084" w:rsidRPr="00E05B83" w:rsidRDefault="00C87084">
      <w:pPr>
        <w:ind w:left="360"/>
        <w:rPr>
          <w:ins w:id="175" w:author="Francisco Javier Caracuel Beltrán" w:date="2017-10-20T16:32:00Z"/>
        </w:rPr>
        <w:pPrChange w:id="176" w:author="Francisco Javier Caracuel Beltrán" w:date="2017-10-20T16:40:00Z">
          <w:pPr/>
        </w:pPrChange>
      </w:pPr>
      <w:ins w:id="177" w:author="Francisco Javier Caracuel Beltrán" w:date="2017-10-20T16:41:00Z">
        <w:r>
          <w:t xml:space="preserve">Para hacer convolución se utiliza la función </w:t>
        </w:r>
        <w:r>
          <w:rPr>
            <w:i/>
          </w:rPr>
          <w:t>cv2.filter2D()</w:t>
        </w:r>
        <w:r>
          <w:t>, a la que se le envía un vector y un kernel y devuelve un vector del mismo tamaño que el enviado</w:t>
        </w:r>
      </w:ins>
      <w:ins w:id="178" w:author="Francisco Javier Caracuel Beltrán" w:date="2017-10-20T16:42:00Z">
        <w:r>
          <w:t xml:space="preserve"> con la convolución realizada.</w:t>
        </w:r>
      </w:ins>
    </w:p>
    <w:p w:rsidR="00132793" w:rsidRDefault="00C87084">
      <w:pPr>
        <w:ind w:left="360"/>
        <w:rPr>
          <w:ins w:id="179" w:author="Francisco Javier Caracuel Beltrán" w:date="2017-10-20T16:46:00Z"/>
        </w:rPr>
        <w:pPrChange w:id="180" w:author="Francisco Javier Caracuel Beltrán" w:date="2017-10-20T16:43:00Z">
          <w:pPr/>
        </w:pPrChange>
      </w:pPr>
      <w:ins w:id="181" w:author="Francisco Javier Caracuel Beltrán" w:date="2017-10-20T16:42:00Z">
        <w:r>
          <w:t xml:space="preserve">En este punto el proceso es sencillo. </w:t>
        </w:r>
      </w:ins>
      <w:ins w:id="182" w:author="Francisco Javier Caracuel Beltrán" w:date="2017-10-20T16:43:00Z">
        <w:r>
          <w:t xml:space="preserve">Se deben recorrer todas las filas de la imagen, enviando cada una de ellas junto con el kernel a </w:t>
        </w:r>
        <w:r>
          <w:rPr>
            <w:i/>
          </w:rPr>
          <w:t>cv2.filter2D()</w:t>
        </w:r>
      </w:ins>
      <w:ins w:id="183" w:author="Francisco Javier Caracuel Beltrán" w:date="2017-10-20T16:44:00Z">
        <w:r>
          <w:rPr>
            <w:i/>
          </w:rPr>
          <w:t xml:space="preserve"> </w:t>
        </w:r>
        <w:r>
          <w:t xml:space="preserve">y reemplazarla por el resultado que ofrece la función. </w:t>
        </w:r>
      </w:ins>
      <w:ins w:id="184" w:author="Francisco Javier Caracuel Beltrán" w:date="2017-10-20T16:45:00Z">
        <w:r>
          <w:t>Cuando se terminen las filas, se repite el mismo proceso con las columnas y se obtiene la imagen convolucionada.</w:t>
        </w:r>
      </w:ins>
    </w:p>
    <w:p w:rsidR="00156752" w:rsidRDefault="00156752">
      <w:pPr>
        <w:ind w:left="360"/>
        <w:rPr>
          <w:ins w:id="185" w:author="Francisco Javier Caracuel Beltrán" w:date="2017-10-20T16:48:00Z"/>
        </w:rPr>
        <w:pPrChange w:id="186" w:author="Francisco Javier Caracuel Beltrán" w:date="2017-10-20T16:43:00Z">
          <w:pPr/>
        </w:pPrChange>
      </w:pPr>
      <w:ins w:id="187" w:author="Francisco Javier Caracuel Beltrán" w:date="2017-10-20T16:46:00Z">
        <w:r>
          <w:t xml:space="preserve">La explicación más detallada de </w:t>
        </w:r>
      </w:ins>
      <w:ins w:id="188" w:author="Francisco Javier Caracuel Beltrán" w:date="2017-10-20T16:47:00Z">
        <w:r>
          <w:t>c</w:t>
        </w:r>
      </w:ins>
      <w:ins w:id="189" w:author="Francisco Javier Caracuel Beltrán" w:date="2017-10-20T16:48:00Z">
        <w:r>
          <w:t>ó</w:t>
        </w:r>
      </w:ins>
      <w:ins w:id="190" w:author="Francisco Javier Caracuel Beltrán" w:date="2017-10-20T16:47:00Z">
        <w:r>
          <w:t>mo se hace convolución con un vector 1D y un kernel 1D se encuentra en el Bonus 2.</w:t>
        </w:r>
      </w:ins>
    </w:p>
    <w:p w:rsidR="00156752" w:rsidRDefault="00156752">
      <w:pPr>
        <w:ind w:left="360"/>
        <w:rPr>
          <w:ins w:id="191" w:author="Francisco Javier Caracuel Beltrán" w:date="2017-10-20T16:48:00Z"/>
        </w:rPr>
        <w:pPrChange w:id="192" w:author="Francisco Javier Caracuel Beltrán" w:date="2017-10-20T16:43:00Z">
          <w:pPr/>
        </w:pPrChange>
      </w:pPr>
    </w:p>
    <w:p w:rsidR="00156752" w:rsidRDefault="00156752">
      <w:pPr>
        <w:ind w:left="360"/>
        <w:rPr>
          <w:ins w:id="193" w:author="Francisco Javier Caracuel Beltrán" w:date="2017-10-20T16:51:00Z"/>
        </w:rPr>
        <w:pPrChange w:id="194" w:author="Francisco Javier Caracuel Beltrán" w:date="2017-10-20T16:43:00Z">
          <w:pPr/>
        </w:pPrChange>
      </w:pPr>
      <w:ins w:id="195" w:author="Francisco Javier Caracuel Beltrán" w:date="2017-10-20T16:49:00Z">
        <w:r>
          <w:lastRenderedPageBreak/>
          <w:t xml:space="preserve">Un aspecto a tener en cuenta son los valores que se obtienen al hacer la convolución. Estos pueden superar el intervalo [0, 255] que para visualizar la imagen en cualquier pantalla es necesario. </w:t>
        </w:r>
      </w:ins>
      <w:ins w:id="196" w:author="Francisco Javier Caracuel Beltrán" w:date="2017-10-20T16:50:00Z">
        <w:r>
          <w:t>Para no tener este problema, siempre que se realiza la convolución, se normalizan los resultados entre dicho intervalo, asegurando que no hay números negativos ni números superiores a 255.</w:t>
        </w:r>
      </w:ins>
    </w:p>
    <w:p w:rsidR="00156752" w:rsidRDefault="00156752">
      <w:pPr>
        <w:ind w:left="360"/>
        <w:rPr>
          <w:ins w:id="197" w:author="Francisco Javier Caracuel Beltrán" w:date="2017-10-20T16:51:00Z"/>
        </w:rPr>
        <w:pPrChange w:id="198" w:author="Francisco Javier Caracuel Beltrán" w:date="2017-10-20T16:43:00Z">
          <w:pPr/>
        </w:pPrChange>
      </w:pPr>
    </w:p>
    <w:p w:rsidR="00156752" w:rsidRDefault="00156752">
      <w:pPr>
        <w:ind w:left="360"/>
        <w:rPr>
          <w:ins w:id="199" w:author="Francisco Javier Caracuel Beltrán" w:date="2017-10-20T16:53:00Z"/>
        </w:rPr>
        <w:pPrChange w:id="200" w:author="Francisco Javier Caracuel Beltrán" w:date="2017-10-20T16:43:00Z">
          <w:pPr/>
        </w:pPrChange>
      </w:pPr>
      <w:ins w:id="201" w:author="Francisco Javier Caracuel Beltrán" w:date="2017-10-20T16:51:00Z">
        <w:r>
          <w:t>Como aspectos concretos de la implementación realizada, no es necesario especificar ningún kernel para hacer la convoluci</w:t>
        </w:r>
      </w:ins>
      <w:ins w:id="202" w:author="Francisco Javier Caracuel Beltrán" w:date="2017-10-20T16:52:00Z">
        <w:r>
          <w:t>ón. En este caso, se genera un kernel gaussiano de un sigma recibido por par</w:t>
        </w:r>
      </w:ins>
      <w:ins w:id="203" w:author="Francisco Javier Caracuel Beltrán" w:date="2017-10-20T16:53:00Z">
        <w:r>
          <w:t>ámetro y</w:t>
        </w:r>
      </w:ins>
      <w:ins w:id="204" w:author="Francisco Javier Caracuel Beltrán" w:date="2017-10-20T16:52:00Z">
        <w:r>
          <w:t xml:space="preserve"> tamaño de máscara 6*sigma+1</w:t>
        </w:r>
      </w:ins>
      <w:ins w:id="205" w:author="Francisco Javier Caracuel Beltrán" w:date="2017-10-20T16:53:00Z">
        <w:r>
          <w:t xml:space="preserve">, utilizando la función </w:t>
        </w:r>
        <w:r>
          <w:rPr>
            <w:i/>
          </w:rPr>
          <w:t>cv2.getGaussianKernel()</w:t>
        </w:r>
        <w:r>
          <w:t>.</w:t>
        </w:r>
      </w:ins>
    </w:p>
    <w:p w:rsidR="00156752" w:rsidRDefault="00156752">
      <w:pPr>
        <w:ind w:left="360"/>
        <w:rPr>
          <w:ins w:id="206" w:author="Francisco Javier Caracuel Beltrán" w:date="2017-10-20T16:55:00Z"/>
        </w:rPr>
        <w:pPrChange w:id="207" w:author="Francisco Javier Caracuel Beltrán" w:date="2017-10-20T16:43:00Z">
          <w:pPr/>
        </w:pPrChange>
      </w:pPr>
      <w:ins w:id="208" w:author="Francisco Javier Caracuel Beltrán" w:date="2017-10-20T16:53:00Z">
        <w:r>
          <w:t>Como la imagen recibida es en escala de grises, no se debe tener en cuenta la separaci</w:t>
        </w:r>
      </w:ins>
      <w:ins w:id="209" w:author="Francisco Javier Caracuel Beltrán" w:date="2017-10-20T16:54:00Z">
        <w:r>
          <w:t>ón de canales para hacer la convolución canal a canal.</w:t>
        </w:r>
      </w:ins>
    </w:p>
    <w:p w:rsidR="00156752" w:rsidRDefault="00156752">
      <w:pPr>
        <w:ind w:left="360"/>
        <w:rPr>
          <w:ins w:id="210" w:author="Francisco Javier Caracuel Beltrán" w:date="2017-10-20T16:55:00Z"/>
        </w:rPr>
        <w:pPrChange w:id="211" w:author="Francisco Javier Caracuel Beltrán" w:date="2017-10-20T16:43:00Z">
          <w:pPr/>
        </w:pPrChange>
      </w:pPr>
      <w:ins w:id="212" w:author="Francisco Javier Caracuel Beltrán" w:date="2017-10-20T16:55:00Z">
        <w:r>
          <w:t xml:space="preserve">La función </w:t>
        </w:r>
        <w:r>
          <w:rPr>
            <w:i/>
          </w:rPr>
          <w:t>cv2.filter2D()</w:t>
        </w:r>
        <w:r>
          <w:t xml:space="preserve"> permite aplicar directamente un borde, por lo que se le envía el recibido por parámetro.</w:t>
        </w:r>
      </w:ins>
    </w:p>
    <w:p w:rsidR="00156752" w:rsidRDefault="00156752">
      <w:pPr>
        <w:ind w:left="360"/>
        <w:rPr>
          <w:ins w:id="213" w:author="Francisco Javier Caracuel Beltrán" w:date="2017-10-20T16:56:00Z"/>
        </w:rPr>
        <w:pPrChange w:id="214" w:author="Francisco Javier Caracuel Beltrán" w:date="2017-10-20T16:43:00Z">
          <w:pPr/>
        </w:pPrChange>
      </w:pPr>
      <w:ins w:id="215" w:author="Francisco Javier Caracuel Beltrán" w:date="2017-10-20T16:55:00Z">
        <w:r>
          <w:t xml:space="preserve">Como extensión final, se puede enviar como </w:t>
        </w:r>
        <w:r w:rsidRPr="00974279">
          <w:rPr>
            <w:i/>
            <w:rPrChange w:id="216" w:author="Francisco Javier Caracuel Beltrán" w:date="2017-10-20T16:56:00Z">
              <w:rPr/>
            </w:rPrChange>
          </w:rPr>
          <w:t>True</w:t>
        </w:r>
        <w:r>
          <w:t xml:space="preserve"> el par</w:t>
        </w:r>
      </w:ins>
      <w:ins w:id="217" w:author="Francisco Javier Caracuel Beltrán" w:date="2017-10-20T16:56:00Z">
        <w:r>
          <w:t xml:space="preserve">ámetro </w:t>
        </w:r>
        <w:r>
          <w:rPr>
            <w:i/>
          </w:rPr>
          <w:t>own</w:t>
        </w:r>
        <w:r w:rsidR="00974279">
          <w:t xml:space="preserve"> para que haga uso de la función de convolución manual implementada en el Bonus 2.</w:t>
        </w:r>
      </w:ins>
    </w:p>
    <w:p w:rsidR="00974279" w:rsidRDefault="00974279">
      <w:pPr>
        <w:ind w:left="360"/>
        <w:rPr>
          <w:ins w:id="218" w:author="Francisco Javier Caracuel Beltrán" w:date="2017-10-20T16:56:00Z"/>
        </w:rPr>
        <w:pPrChange w:id="219" w:author="Francisco Javier Caracuel Beltrán" w:date="2017-10-20T16:43:00Z">
          <w:pPr/>
        </w:pPrChange>
      </w:pPr>
    </w:p>
    <w:p w:rsidR="00974279" w:rsidRDefault="00974279">
      <w:pPr>
        <w:ind w:left="360"/>
        <w:rPr>
          <w:ins w:id="220" w:author="Francisco Javier Caracuel Beltrán" w:date="2017-10-20T16:58:00Z"/>
        </w:rPr>
        <w:pPrChange w:id="221" w:author="Francisco Javier Caracuel Beltrán" w:date="2017-10-20T16:43:00Z">
          <w:pPr/>
        </w:pPrChange>
      </w:pPr>
      <w:ins w:id="222" w:author="Francisco Javier Caracuel Beltrán" w:date="2017-10-20T16:56:00Z">
        <w:r>
          <w:t>El resultado de ejecutar esta función es:</w:t>
        </w:r>
      </w:ins>
    </w:p>
    <w:p w:rsidR="00974279" w:rsidRDefault="00974279">
      <w:pPr>
        <w:ind w:left="360"/>
        <w:jc w:val="center"/>
        <w:rPr>
          <w:ins w:id="223" w:author="Francisco Javier Caracuel Beltrán" w:date="2017-10-20T16:58:00Z"/>
        </w:rPr>
        <w:pPrChange w:id="224" w:author="Francisco Javier Caracuel Beltrán" w:date="2017-10-20T16:58:00Z">
          <w:pPr/>
        </w:pPrChange>
      </w:pPr>
      <w:ins w:id="225" w:author="Francisco Javier Caracuel Beltrán" w:date="2017-10-20T16:58:00Z">
        <w:r>
          <w:rPr>
            <w:noProof/>
            <w:lang w:eastAsia="es-ES"/>
          </w:rPr>
          <w:drawing>
            <wp:inline distT="0" distB="0" distL="0" distR="0" wp14:anchorId="54BD4FCE" wp14:editId="7DAB6381">
              <wp:extent cx="4799332" cy="2934778"/>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1669" cy="2942322"/>
                      </a:xfrm>
                      <a:prstGeom prst="rect">
                        <a:avLst/>
                      </a:prstGeom>
                      <a:noFill/>
                      <a:ln>
                        <a:noFill/>
                      </a:ln>
                    </pic:spPr>
                  </pic:pic>
                </a:graphicData>
              </a:graphic>
            </wp:inline>
          </w:drawing>
        </w:r>
      </w:ins>
    </w:p>
    <w:p w:rsidR="00974279" w:rsidRDefault="00974279">
      <w:pPr>
        <w:ind w:left="360"/>
        <w:rPr>
          <w:ins w:id="226" w:author="Francisco Javier Caracuel Beltrán" w:date="2017-10-20T16:58:00Z"/>
        </w:rPr>
        <w:pPrChange w:id="227" w:author="Francisco Javier Caracuel Beltrán" w:date="2017-10-20T16:43:00Z">
          <w:pPr/>
        </w:pPrChange>
      </w:pPr>
    </w:p>
    <w:p w:rsidR="00974279" w:rsidRPr="00E05B83" w:rsidRDefault="00974279">
      <w:pPr>
        <w:ind w:left="360"/>
        <w:rPr>
          <w:ins w:id="228" w:author="Francisco Javier Caracuel Beltrán" w:date="2017-10-20T16:58:00Z"/>
        </w:rPr>
        <w:pPrChange w:id="229" w:author="Francisco Javier Caracuel Beltrán" w:date="2017-10-20T16:43:00Z">
          <w:pPr/>
        </w:pPrChange>
      </w:pPr>
      <w:ins w:id="230" w:author="Francisco Javier Caracuel Beltrán" w:date="2017-10-20T16:58:00Z">
        <w:r>
          <w:t xml:space="preserve">Se </w:t>
        </w:r>
      </w:ins>
      <w:ins w:id="231" w:author="Francisco Javier Caracuel Beltrán" w:date="2017-10-20T16:59:00Z">
        <w:r>
          <w:t>puede ver gráficamente como el resultado</w:t>
        </w:r>
      </w:ins>
      <w:ins w:id="232" w:author="Francisco Javier Caracuel Beltrán" w:date="2017-10-20T17:00:00Z">
        <w:r>
          <w:t xml:space="preserve"> es similar al que hace </w:t>
        </w:r>
        <w:r>
          <w:rPr>
            <w:i/>
          </w:rPr>
          <w:t>cv2.GaussianBlur()</w:t>
        </w:r>
        <w:r>
          <w:t>, aunque internamente pueden variar ciertos ajustes que lo hagan m</w:t>
        </w:r>
      </w:ins>
      <w:ins w:id="233" w:author="Francisco Javier Caracuel Beltrán" w:date="2017-10-20T17:01:00Z">
        <w:r>
          <w:t>ás óptimo o mejoren detalles. En definitiva, se comprueba que la funci</w:t>
        </w:r>
      </w:ins>
      <w:ins w:id="234" w:author="Francisco Javier Caracuel Beltrán" w:date="2017-10-20T17:02:00Z">
        <w:r>
          <w:t>ón de OpenCV aplica una convolución por filas y columnas de una imagen 2D con un kernel gaussiano 1D.</w:t>
        </w:r>
      </w:ins>
    </w:p>
    <w:p w:rsidR="00974279" w:rsidRDefault="00974279">
      <w:pPr>
        <w:ind w:left="360"/>
        <w:rPr>
          <w:ins w:id="235" w:author="Francisco Javier Caracuel Beltrán" w:date="2017-10-20T16:58:00Z"/>
        </w:rPr>
        <w:pPrChange w:id="236" w:author="Francisco Javier Caracuel Beltrán" w:date="2017-10-20T16:43:00Z">
          <w:pPr/>
        </w:pPrChange>
      </w:pPr>
    </w:p>
    <w:p w:rsidR="00132793" w:rsidDel="00974279" w:rsidRDefault="00132793">
      <w:pPr>
        <w:ind w:left="360"/>
        <w:rPr>
          <w:del w:id="237" w:author="Francisco Javier Caracuel Beltrán" w:date="2017-10-20T16:49:00Z"/>
        </w:rPr>
        <w:pPrChange w:id="238" w:author="Francisco Javier Caracuel Beltrán" w:date="2017-10-20T16:58:00Z">
          <w:pPr/>
        </w:pPrChange>
      </w:pPr>
    </w:p>
    <w:p w:rsidR="00974279" w:rsidRPr="00E05B83" w:rsidRDefault="00974279">
      <w:pPr>
        <w:ind w:left="360"/>
        <w:rPr>
          <w:ins w:id="239" w:author="Francisco Javier Caracuel Beltrán" w:date="2017-10-20T16:58:00Z"/>
        </w:rPr>
        <w:pPrChange w:id="240" w:author="Francisco Javier Caracuel Beltrán" w:date="2017-10-20T16:58:00Z">
          <w:pPr/>
        </w:pPrChange>
      </w:pPr>
    </w:p>
    <w:p w:rsidR="00871545" w:rsidDel="00974279" w:rsidRDefault="00871545" w:rsidP="00E05B83">
      <w:pPr>
        <w:rPr>
          <w:del w:id="241" w:author="Francisco Javier Caracuel Beltrán" w:date="2017-10-20T16:49:00Z"/>
          <w:sz w:val="28"/>
        </w:rPr>
      </w:pPr>
    </w:p>
    <w:p w:rsidR="00974279" w:rsidRDefault="00974279">
      <w:pPr>
        <w:rPr>
          <w:ins w:id="242" w:author="Francisco Javier Caracuel Beltrán" w:date="2017-10-20T17:03:00Z"/>
          <w:sz w:val="28"/>
        </w:rPr>
      </w:pPr>
    </w:p>
    <w:p w:rsidR="00974279" w:rsidRPr="00132793" w:rsidRDefault="00974279">
      <w:pPr>
        <w:pStyle w:val="Ttulo2"/>
        <w:numPr>
          <w:ilvl w:val="0"/>
          <w:numId w:val="4"/>
        </w:numPr>
        <w:rPr>
          <w:ins w:id="243" w:author="Francisco Javier Caracuel Beltrán" w:date="2017-10-20T17:03:00Z"/>
          <w:rPrChange w:id="244" w:author="Francisco Javier Caracuel Beltrán" w:date="2017-10-20T16:26:00Z">
            <w:rPr>
              <w:ins w:id="245" w:author="Francisco Javier Caracuel Beltrán" w:date="2017-10-20T17:03:00Z"/>
              <w:sz w:val="28"/>
            </w:rPr>
          </w:rPrChange>
        </w:rPr>
        <w:pPrChange w:id="246" w:author="Francisco Javier Caracuel Beltrán" w:date="2017-10-20T17:03:00Z">
          <w:pPr/>
        </w:pPrChange>
      </w:pPr>
      <w:bookmarkStart w:id="247" w:name="_Toc496295250"/>
      <w:ins w:id="248" w:author="Francisco Javier Caracuel Beltrán" w:date="2017-10-20T17:03:00Z">
        <w:r>
          <w:t>Una función de convolución</w:t>
        </w:r>
      </w:ins>
      <w:ins w:id="249" w:author="Francisco Javier Caracuel Beltrán" w:date="2017-10-20T17:08:00Z">
        <w:r w:rsidR="00A114A8">
          <w:t xml:space="preserve"> con núcleo de 1ª derivada de tamaño variable. </w:t>
        </w:r>
      </w:ins>
      <w:ins w:id="250" w:author="Francisco Javier Caracuel Beltrán" w:date="2017-10-20T17:09:00Z">
        <w:r w:rsidR="00A114A8">
          <w:t>Mostrar ejemplos de funcionamiento usando dos tipos de bordes y dos valores distintos de sigma.</w:t>
        </w:r>
      </w:ins>
      <w:bookmarkEnd w:id="247"/>
    </w:p>
    <w:p w:rsidR="00871545" w:rsidRPr="00E05B83" w:rsidRDefault="00871545" w:rsidP="00E05B83">
      <w:pPr>
        <w:rPr>
          <w:sz w:val="28"/>
        </w:rPr>
      </w:pPr>
    </w:p>
    <w:p w:rsidR="00871545" w:rsidRDefault="00A114A8">
      <w:pPr>
        <w:ind w:left="360"/>
        <w:rPr>
          <w:ins w:id="251" w:author="Francisco Javier Caracuel Beltrán" w:date="2017-10-20T17:10:00Z"/>
        </w:rPr>
        <w:pPrChange w:id="252" w:author="Francisco Javier Caracuel Beltrán" w:date="2017-10-20T17:10:00Z">
          <w:pPr/>
        </w:pPrChange>
      </w:pPr>
      <w:ins w:id="253" w:author="Francisco Javier Caracuel Beltrán" w:date="2017-10-20T17:10:00Z">
        <w:r>
          <w:t>Se crea una función con la siguiente cabecera:</w:t>
        </w:r>
      </w:ins>
    </w:p>
    <w:p w:rsidR="00A114A8" w:rsidRDefault="00A114A8">
      <w:pPr>
        <w:ind w:left="360"/>
        <w:jc w:val="center"/>
        <w:rPr>
          <w:ins w:id="254" w:author="Francisco Javier Caracuel Beltrán" w:date="2017-10-20T17:11:00Z"/>
          <w:color w:val="1F4E79" w:themeColor="accent1" w:themeShade="80"/>
          <w:lang w:val="en-GB"/>
        </w:rPr>
        <w:pPrChange w:id="255" w:author="Francisco Javier Caracuel Beltrán" w:date="2017-10-20T17:11:00Z">
          <w:pPr/>
        </w:pPrChange>
      </w:pPr>
      <w:ins w:id="256" w:author="Francisco Javier Caracuel Beltrán" w:date="2017-10-20T17:10:00Z">
        <w:r w:rsidRPr="00A114A8">
          <w:rPr>
            <w:color w:val="1F4E79" w:themeColor="accent1" w:themeShade="80"/>
            <w:lang w:val="en-GB"/>
            <w:rPrChange w:id="257" w:author="Francisco Javier Caracuel Beltrán" w:date="2017-10-20T17:11:00Z">
              <w:rPr/>
            </w:rPrChange>
          </w:rPr>
          <w:t>convolution_d(img , kernel_x = None, kernel_y = None, ksize = 3, sigma = 0, border = cv2.BORDER_DEFAULT, dx = 1, dy = 1, own = False)</w:t>
        </w:r>
      </w:ins>
    </w:p>
    <w:p w:rsidR="00A114A8" w:rsidRDefault="00A114A8">
      <w:pPr>
        <w:ind w:left="360"/>
        <w:jc w:val="left"/>
        <w:rPr>
          <w:ins w:id="258" w:author="Francisco Javier Caracuel Beltrán" w:date="2017-10-20T17:11:00Z"/>
          <w:lang w:val="en-GB"/>
        </w:rPr>
        <w:pPrChange w:id="259" w:author="Francisco Javier Caracuel Beltrán" w:date="2017-10-20T17:11:00Z">
          <w:pPr/>
        </w:pPrChange>
      </w:pPr>
    </w:p>
    <w:p w:rsidR="00A114A8" w:rsidRDefault="00A114A8">
      <w:pPr>
        <w:ind w:left="360"/>
        <w:jc w:val="left"/>
        <w:rPr>
          <w:ins w:id="260" w:author="Francisco Javier Caracuel Beltrán" w:date="2017-10-20T17:13:00Z"/>
        </w:rPr>
        <w:pPrChange w:id="261" w:author="Francisco Javier Caracuel Beltrán" w:date="2017-10-20T17:11:00Z">
          <w:pPr/>
        </w:pPrChange>
      </w:pPr>
      <w:ins w:id="262" w:author="Francisco Javier Caracuel Beltrán" w:date="2017-10-20T17:11:00Z">
        <w:r w:rsidRPr="00A114A8">
          <w:rPr>
            <w:rPrChange w:id="263" w:author="Francisco Javier Caracuel Beltrán" w:date="2017-10-20T17:11:00Z">
              <w:rPr>
                <w:lang w:val="en-GB"/>
              </w:rPr>
            </w:rPrChange>
          </w:rPr>
          <w:t>Esta función recibe una imagen (</w:t>
        </w:r>
        <w:r>
          <w:rPr>
            <w:i/>
          </w:rPr>
          <w:t>img</w:t>
        </w:r>
        <w:r>
          <w:t xml:space="preserve">) y le aplica </w:t>
        </w:r>
      </w:ins>
      <w:ins w:id="264" w:author="Francisco Javier Caracuel Beltrán" w:date="2017-10-20T17:12:00Z">
        <w:r>
          <w:t xml:space="preserve">la </w:t>
        </w:r>
      </w:ins>
      <w:ins w:id="265" w:author="Francisco Javier Caracuel Beltrán" w:date="2017-10-20T17:11:00Z">
        <w:r>
          <w:t>convolución</w:t>
        </w:r>
      </w:ins>
      <w:ins w:id="266" w:author="Francisco Javier Caracuel Beltrán" w:date="2017-10-20T17:12:00Z">
        <w:r>
          <w:t xml:space="preserve"> con respecto a x con un kernel (</w:t>
        </w:r>
        <w:r>
          <w:rPr>
            <w:i/>
          </w:rPr>
          <w:t>kernel_x</w:t>
        </w:r>
        <w:r>
          <w:t>) y con respecto a y (</w:t>
        </w:r>
        <w:r>
          <w:rPr>
            <w:i/>
          </w:rPr>
          <w:t>kernel_y</w:t>
        </w:r>
      </w:ins>
      <w:ins w:id="267" w:author="Francisco Javier Caracuel Beltrán" w:date="2017-10-20T17:13:00Z">
        <w:r>
          <w:t>). Esto quiere decir que esta función devuelve dos imágenes convolucionadas y cada una es resultado de aplicarle su correspondiente kernel.</w:t>
        </w:r>
      </w:ins>
    </w:p>
    <w:p w:rsidR="00A114A8" w:rsidRDefault="00A114A8">
      <w:pPr>
        <w:ind w:left="360"/>
        <w:jc w:val="left"/>
        <w:rPr>
          <w:ins w:id="268" w:author="Francisco Javier Caracuel Beltrán" w:date="2017-10-20T17:15:00Z"/>
        </w:rPr>
        <w:pPrChange w:id="269" w:author="Francisco Javier Caracuel Beltrán" w:date="2017-10-20T17:11:00Z">
          <w:pPr/>
        </w:pPrChange>
      </w:pPr>
      <w:ins w:id="270" w:author="Francisco Javier Caracuel Beltrán" w:date="2017-10-20T17:13:00Z">
        <w:r>
          <w:t>En su implementaci</w:t>
        </w:r>
      </w:ins>
      <w:ins w:id="271" w:author="Francisco Javier Caracuel Beltrán" w:date="2017-10-20T17:14:00Z">
        <w:r>
          <w:t xml:space="preserve">ón hace uso de la función del apartado anterior </w:t>
        </w:r>
        <w:r>
          <w:rPr>
            <w:i/>
          </w:rPr>
          <w:t>convolution_c()</w:t>
        </w:r>
        <w:r>
          <w:t>.</w:t>
        </w:r>
      </w:ins>
    </w:p>
    <w:p w:rsidR="00A114A8" w:rsidRDefault="00A114A8">
      <w:pPr>
        <w:ind w:left="360"/>
        <w:jc w:val="left"/>
        <w:rPr>
          <w:ins w:id="272" w:author="Francisco Javier Caracuel Beltrán" w:date="2017-10-20T17:14:00Z"/>
        </w:rPr>
        <w:pPrChange w:id="273" w:author="Francisco Javier Caracuel Beltrán" w:date="2017-10-20T17:11:00Z">
          <w:pPr/>
        </w:pPrChange>
      </w:pPr>
    </w:p>
    <w:p w:rsidR="00A114A8" w:rsidRDefault="00A114A8">
      <w:pPr>
        <w:ind w:left="360"/>
        <w:rPr>
          <w:ins w:id="274" w:author="Francisco Javier Caracuel Beltrán" w:date="2017-10-20T17:19:00Z"/>
        </w:rPr>
        <w:pPrChange w:id="275" w:author="Francisco Javier Caracuel Beltrán" w:date="2017-10-20T17:18:00Z">
          <w:pPr/>
        </w:pPrChange>
      </w:pPr>
      <w:ins w:id="276" w:author="Francisco Javier Caracuel Beltrán" w:date="2017-10-20T17:15:00Z">
        <w:r>
          <w:t>Los bordes son variaciones fuertes de la intensidad que corresponden a las fronteras de las imágenes.</w:t>
        </w:r>
      </w:ins>
      <w:ins w:id="277" w:author="Francisco Javier Caracuel Beltrán" w:date="2017-10-20T17:16:00Z">
        <w:r>
          <w:t xml:space="preserve"> Los máximos de la primera derivada permiten detectar estos bordes</w:t>
        </w:r>
      </w:ins>
      <w:ins w:id="278" w:author="Francisco Javier Caracuel Beltrán" w:date="2017-10-20T17:17:00Z">
        <w:r w:rsidR="000E469C">
          <w:t xml:space="preserve"> </w:t>
        </w:r>
      </w:ins>
      <w:ins w:id="279" w:author="Francisco Javier Caracuel Beltrán" w:date="2017-10-20T17:18:00Z">
        <w:r w:rsidR="000E469C">
          <w:t>al detectar</w:t>
        </w:r>
      </w:ins>
      <w:ins w:id="280" w:author="Francisco Javier Caracuel Beltrán" w:date="2017-10-20T17:17:00Z">
        <w:r w:rsidR="000E469C">
          <w:t>, a su vez, la variación. El máximo del valor absoluto coincide con el punto central del borde.</w:t>
        </w:r>
      </w:ins>
      <w:ins w:id="281" w:author="Francisco Javier Caracuel Beltrán" w:date="2017-10-20T17:18:00Z">
        <w:r w:rsidR="000E469C">
          <w:t xml:space="preserve"> E</w:t>
        </w:r>
      </w:ins>
      <w:ins w:id="282" w:author="Francisco Javier Caracuel Beltrán" w:date="2017-10-20T17:19:00Z">
        <w:r w:rsidR="000E469C">
          <w:t>ste hecho es lo que permite obtener todas las fronteras de una imagen.</w:t>
        </w:r>
      </w:ins>
    </w:p>
    <w:p w:rsidR="000E469C" w:rsidRDefault="000E469C">
      <w:pPr>
        <w:ind w:left="360"/>
        <w:rPr>
          <w:ins w:id="283" w:author="Francisco Javier Caracuel Beltrán" w:date="2017-10-20T17:20:00Z"/>
        </w:rPr>
        <w:pPrChange w:id="284" w:author="Francisco Javier Caracuel Beltrán" w:date="2017-10-20T17:18:00Z">
          <w:pPr/>
        </w:pPrChange>
      </w:pPr>
      <w:ins w:id="285" w:author="Francisco Javier Caracuel Beltrán" w:date="2017-10-20T17:19:00Z">
        <w:r>
          <w:t>Para evitar la sobredetectación de los bordes es necesario aplicar</w:t>
        </w:r>
      </w:ins>
      <w:ins w:id="286" w:author="Francisco Javier Caracuel Beltrán" w:date="2017-10-20T17:20:00Z">
        <w:r>
          <w:t>,</w:t>
        </w:r>
      </w:ins>
      <w:ins w:id="287" w:author="Francisco Javier Caracuel Beltrán" w:date="2017-10-20T17:19:00Z">
        <w:r>
          <w:t xml:space="preserve"> antes de realizar la convoluci</w:t>
        </w:r>
      </w:ins>
      <w:ins w:id="288" w:author="Francisco Javier Caracuel Beltrán" w:date="2017-10-20T17:20:00Z">
        <w:r>
          <w:t>ón, un alisamiento de la imagen.</w:t>
        </w:r>
      </w:ins>
    </w:p>
    <w:p w:rsidR="000E469C" w:rsidRDefault="000E469C">
      <w:pPr>
        <w:ind w:left="360"/>
        <w:rPr>
          <w:ins w:id="289" w:author="Francisco Javier Caracuel Beltrán" w:date="2017-10-20T17:20:00Z"/>
        </w:rPr>
        <w:pPrChange w:id="290" w:author="Francisco Javier Caracuel Beltrán" w:date="2017-10-20T17:18:00Z">
          <w:pPr/>
        </w:pPrChange>
      </w:pPr>
    </w:p>
    <w:p w:rsidR="000E469C" w:rsidRDefault="000E469C">
      <w:pPr>
        <w:ind w:left="360"/>
        <w:rPr>
          <w:ins w:id="291" w:author="Francisco Javier Caracuel Beltrán" w:date="2017-10-20T17:24:00Z"/>
        </w:rPr>
        <w:pPrChange w:id="292" w:author="Francisco Javier Caracuel Beltrán" w:date="2017-10-20T17:18:00Z">
          <w:pPr/>
        </w:pPrChange>
      </w:pPr>
      <w:ins w:id="293" w:author="Francisco Javier Caracuel Beltrán" w:date="2017-10-20T17:22:00Z">
        <w:r>
          <w:t>La función de este apartado</w:t>
        </w:r>
      </w:ins>
      <w:ins w:id="294" w:author="Francisco Javier Caracuel Beltrán" w:date="2017-10-20T17:20:00Z">
        <w:r>
          <w:t xml:space="preserve"> recibe una imagen y un sigma dado. </w:t>
        </w:r>
      </w:ins>
      <w:ins w:id="295" w:author="Francisco Javier Caracuel Beltrán" w:date="2017-10-20T17:21:00Z">
        <w:r>
          <w:t xml:space="preserve">Antes de realizar cualquier operación, </w:t>
        </w:r>
      </w:ins>
      <w:ins w:id="296" w:author="Francisco Javier Caracuel Beltrán" w:date="2017-10-20T17:23:00Z">
        <w:r>
          <w:t xml:space="preserve">para evitar el ruido, </w:t>
        </w:r>
      </w:ins>
      <w:ins w:id="297" w:author="Francisco Javier Caracuel Beltrán" w:date="2017-10-20T17:21:00Z">
        <w:r>
          <w:t>le aplica el alisamiento utilizando dicho sigma y llamando a la funci</w:t>
        </w:r>
      </w:ins>
      <w:ins w:id="298" w:author="Francisco Javier Caracuel Beltrán" w:date="2017-10-20T17:22:00Z">
        <w:r>
          <w:t xml:space="preserve">ón creada en el apartado C </w:t>
        </w:r>
        <w:r>
          <w:rPr>
            <w:i/>
          </w:rPr>
          <w:t>convolution_c()</w:t>
        </w:r>
        <w:r>
          <w:t xml:space="preserve"> (como no se le envía ningún kernel, se generará un kernel gaussiano del sigma enviado).</w:t>
        </w:r>
      </w:ins>
    </w:p>
    <w:p w:rsidR="000E469C" w:rsidRDefault="000E469C">
      <w:pPr>
        <w:ind w:left="360"/>
        <w:rPr>
          <w:ins w:id="299" w:author="Francisco Javier Caracuel Beltrán" w:date="2017-10-20T17:25:00Z"/>
        </w:rPr>
        <w:pPrChange w:id="300" w:author="Francisco Javier Caracuel Beltrán" w:date="2017-10-20T17:18:00Z">
          <w:pPr/>
        </w:pPrChange>
      </w:pPr>
      <w:ins w:id="301" w:author="Francisco Javier Caracuel Beltrán" w:date="2017-10-20T17:24:00Z">
        <w:r>
          <w:t xml:space="preserve">El siguiente paso es generar un kernel de primera derivada. OpenCV dispone de la función </w:t>
        </w:r>
        <w:r>
          <w:rPr>
            <w:i/>
          </w:rPr>
          <w:t>cv2.getDerivKernels()</w:t>
        </w:r>
        <w:r>
          <w:t xml:space="preserve"> en el que se le envía que orden de derivada con respecto a x y con respecto a y se quiere y un tamaño de m</w:t>
        </w:r>
      </w:ins>
      <w:ins w:id="302" w:author="Francisco Javier Caracuel Beltrán" w:date="2017-10-20T17:25:00Z">
        <w:r>
          <w:t>áscara dado. El resultado son los dos vectores de la primera derivada con respecto a x y con respecto a y.</w:t>
        </w:r>
      </w:ins>
    </w:p>
    <w:p w:rsidR="000E469C" w:rsidRDefault="000E469C">
      <w:pPr>
        <w:ind w:left="360"/>
        <w:rPr>
          <w:ins w:id="303" w:author="Francisco Javier Caracuel Beltrán" w:date="2017-10-20T17:27:00Z"/>
        </w:rPr>
        <w:pPrChange w:id="304" w:author="Francisco Javier Caracuel Beltrán" w:date="2017-10-20T17:18:00Z">
          <w:pPr/>
        </w:pPrChange>
      </w:pPr>
      <w:ins w:id="305" w:author="Francisco Javier Caracuel Beltrán" w:date="2017-10-20T17:26:00Z">
        <w:r>
          <w:t xml:space="preserve">Utilzando </w:t>
        </w:r>
        <w:r>
          <w:rPr>
            <w:i/>
          </w:rPr>
          <w:t>convolution_c()</w:t>
        </w:r>
        <w:r>
          <w:t xml:space="preserve">, se hace la convolución de la imagen </w:t>
        </w:r>
      </w:ins>
      <w:ins w:id="306" w:author="Francisco Javier Caracuel Beltrán" w:date="2017-10-20T17:27:00Z">
        <w:r w:rsidR="00013FFA">
          <w:t>con el kernel de primera derivada con respecto a x y con respecto a y. Esta función ya normalizaba, por lo que no es necesario volver a hacerlo.</w:t>
        </w:r>
      </w:ins>
    </w:p>
    <w:p w:rsidR="00013FFA" w:rsidRDefault="00013FFA">
      <w:pPr>
        <w:ind w:left="360"/>
        <w:rPr>
          <w:ins w:id="307" w:author="Francisco Javier Caracuel Beltrán" w:date="2017-10-20T17:28:00Z"/>
        </w:rPr>
        <w:pPrChange w:id="308" w:author="Francisco Javier Caracuel Beltrán" w:date="2017-10-20T17:18:00Z">
          <w:pPr/>
        </w:pPrChange>
      </w:pPr>
      <w:ins w:id="309" w:author="Francisco Javier Caracuel Beltrán" w:date="2017-10-20T17:27:00Z">
        <w:r>
          <w:t>Finalmente se devuelven las dos im</w:t>
        </w:r>
      </w:ins>
      <w:ins w:id="310" w:author="Francisco Javier Caracuel Beltrán" w:date="2017-10-20T17:28:00Z">
        <w:r>
          <w:t>ágenes resultado de aplicar los cálculos anteriores.</w:t>
        </w:r>
      </w:ins>
    </w:p>
    <w:p w:rsidR="00013FFA" w:rsidRDefault="00013FFA">
      <w:pPr>
        <w:ind w:left="360"/>
        <w:rPr>
          <w:ins w:id="311" w:author="Francisco Javier Caracuel Beltrán" w:date="2017-10-20T17:28:00Z"/>
        </w:rPr>
        <w:pPrChange w:id="312" w:author="Francisco Javier Caracuel Beltrán" w:date="2017-10-20T17:18:00Z">
          <w:pPr/>
        </w:pPrChange>
      </w:pPr>
    </w:p>
    <w:p w:rsidR="00013FFA" w:rsidRDefault="00013FFA">
      <w:pPr>
        <w:ind w:left="360"/>
        <w:rPr>
          <w:ins w:id="313" w:author="Francisco Javier Caracuel Beltrán" w:date="2017-10-20T17:28:00Z"/>
        </w:rPr>
        <w:pPrChange w:id="314" w:author="Francisco Javier Caracuel Beltrán" w:date="2017-10-20T17:18:00Z">
          <w:pPr/>
        </w:pPrChange>
      </w:pPr>
    </w:p>
    <w:p w:rsidR="00013FFA" w:rsidRDefault="00013FFA">
      <w:pPr>
        <w:ind w:left="360"/>
        <w:rPr>
          <w:ins w:id="315" w:author="Francisco Javier Caracuel Beltrán" w:date="2017-10-20T17:28:00Z"/>
        </w:rPr>
        <w:pPrChange w:id="316" w:author="Francisco Javier Caracuel Beltrán" w:date="2017-10-20T17:18:00Z">
          <w:pPr/>
        </w:pPrChange>
      </w:pPr>
    </w:p>
    <w:p w:rsidR="00013FFA" w:rsidRDefault="00013FFA">
      <w:pPr>
        <w:ind w:left="360"/>
        <w:rPr>
          <w:ins w:id="317" w:author="Francisco Javier Caracuel Beltrán" w:date="2017-10-20T17:28:00Z"/>
        </w:rPr>
        <w:pPrChange w:id="318" w:author="Francisco Javier Caracuel Beltrán" w:date="2017-10-20T17:18:00Z">
          <w:pPr/>
        </w:pPrChange>
      </w:pPr>
    </w:p>
    <w:p w:rsidR="00013FFA" w:rsidRDefault="00013FFA">
      <w:pPr>
        <w:ind w:left="360"/>
        <w:rPr>
          <w:ins w:id="319" w:author="Francisco Javier Caracuel Beltrán" w:date="2017-10-20T17:29:00Z"/>
        </w:rPr>
        <w:pPrChange w:id="320" w:author="Francisco Javier Caracuel Beltrán" w:date="2017-10-20T17:18:00Z">
          <w:pPr/>
        </w:pPrChange>
      </w:pPr>
      <w:ins w:id="321" w:author="Francisco Javier Caracuel Beltrán" w:date="2017-10-20T17:28:00Z">
        <w:r>
          <w:lastRenderedPageBreak/>
          <w:t>El resultado de ejecutar esta función es:</w:t>
        </w:r>
      </w:ins>
    </w:p>
    <w:p w:rsidR="00013FFA" w:rsidRDefault="007A7560">
      <w:pPr>
        <w:ind w:left="360"/>
        <w:jc w:val="center"/>
        <w:rPr>
          <w:ins w:id="322" w:author="Francisco Javier Caracuel Beltrán" w:date="2017-10-20T17:28:00Z"/>
        </w:rPr>
        <w:pPrChange w:id="323" w:author="Francisco Javier Caracuel Beltrán" w:date="2017-10-20T17:30:00Z">
          <w:pPr/>
        </w:pPrChange>
      </w:pPr>
      <w:ins w:id="324" w:author="Francisco Javier Caracuel Beltrán" w:date="2017-10-20T17:40:00Z">
        <w:r>
          <w:rPr>
            <w:noProof/>
            <w:lang w:eastAsia="es-ES"/>
          </w:rPr>
          <w:drawing>
            <wp:inline distT="0" distB="0" distL="0" distR="0">
              <wp:extent cx="5401310" cy="3391535"/>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391535"/>
                      </a:xfrm>
                      <a:prstGeom prst="rect">
                        <a:avLst/>
                      </a:prstGeom>
                      <a:noFill/>
                      <a:ln>
                        <a:noFill/>
                      </a:ln>
                    </pic:spPr>
                  </pic:pic>
                </a:graphicData>
              </a:graphic>
            </wp:inline>
          </w:drawing>
        </w:r>
      </w:ins>
    </w:p>
    <w:p w:rsidR="00013FFA" w:rsidRDefault="00013FFA">
      <w:pPr>
        <w:ind w:left="360"/>
        <w:rPr>
          <w:ins w:id="325" w:author="Francisco Javier Caracuel Beltrán" w:date="2017-10-20T17:29:00Z"/>
        </w:rPr>
        <w:pPrChange w:id="326" w:author="Francisco Javier Caracuel Beltrán" w:date="2017-10-20T17:18:00Z">
          <w:pPr/>
        </w:pPrChange>
      </w:pPr>
    </w:p>
    <w:p w:rsidR="00013FFA" w:rsidRDefault="00013FFA">
      <w:pPr>
        <w:ind w:left="360"/>
        <w:rPr>
          <w:ins w:id="327" w:author="Francisco Javier Caracuel Beltrán" w:date="2017-10-20T17:31:00Z"/>
        </w:rPr>
        <w:pPrChange w:id="328" w:author="Francisco Javier Caracuel Beltrán" w:date="2017-10-20T17:30:00Z">
          <w:pPr/>
        </w:pPrChange>
      </w:pPr>
      <w:ins w:id="329" w:author="Francisco Javier Caracuel Beltrán" w:date="2017-10-20T17:30:00Z">
        <w:r>
          <w:t>Al igual que en los apartados anteriores, los bordes</w:t>
        </w:r>
      </w:ins>
      <w:ins w:id="330" w:author="Francisco Javier Caracuel Beltrán" w:date="2017-10-20T17:31:00Z">
        <w:r>
          <w:t xml:space="preserve"> exteriores que se añaden</w:t>
        </w:r>
      </w:ins>
      <w:ins w:id="331" w:author="Francisco Javier Caracuel Beltrán" w:date="2017-10-20T17:30:00Z">
        <w:r>
          <w:t xml:space="preserve"> tienen poco efecto en las imágenes.</w:t>
        </w:r>
      </w:ins>
    </w:p>
    <w:p w:rsidR="00013FFA" w:rsidRDefault="00013FFA">
      <w:pPr>
        <w:ind w:left="360"/>
        <w:rPr>
          <w:ins w:id="332" w:author="Francisco Javier Caracuel Beltrán" w:date="2017-10-20T17:42:00Z"/>
        </w:rPr>
        <w:pPrChange w:id="333" w:author="Francisco Javier Caracuel Beltrán" w:date="2017-10-20T17:30:00Z">
          <w:pPr/>
        </w:pPrChange>
      </w:pPr>
      <w:ins w:id="334" w:author="Francisco Javier Caracuel Beltrán" w:date="2017-10-20T17:32:00Z">
        <w:r>
          <w:t>La utilización de un sigma</w:t>
        </w:r>
      </w:ins>
      <w:ins w:id="335" w:author="Francisco Javier Caracuel Beltrán" w:date="2017-10-20T17:37:00Z">
        <w:r w:rsidR="007A7560">
          <w:t xml:space="preserve"> cada vez más grande para alisar y evitar ruido hace que los bordes que se detectan sean de mayor tamaño</w:t>
        </w:r>
      </w:ins>
      <w:ins w:id="336" w:author="Francisco Javier Caracuel Beltrán" w:date="2017-10-20T17:41:00Z">
        <w:r w:rsidR="007A7560">
          <w:t>. La utilización de un sigma u otro depende de cada imagen. Si no es necesario alisar porque la operación no genere mucho ruido, se obtendrán mejores resultados.</w:t>
        </w:r>
      </w:ins>
    </w:p>
    <w:p w:rsidR="007A7560" w:rsidRDefault="007A7560">
      <w:pPr>
        <w:ind w:left="360"/>
        <w:rPr>
          <w:ins w:id="337" w:author="Francisco Javier Caracuel Beltrán" w:date="2017-10-20T17:47:00Z"/>
        </w:rPr>
        <w:pPrChange w:id="338" w:author="Francisco Javier Caracuel Beltrán" w:date="2017-10-20T17:30:00Z">
          <w:pPr/>
        </w:pPrChange>
      </w:pPr>
      <w:ins w:id="339" w:author="Francisco Javier Caracuel Beltrán" w:date="2017-10-20T17:42:00Z">
        <w:r>
          <w:t xml:space="preserve">Cuando se aplica un kernel de primera derivada </w:t>
        </w:r>
      </w:ins>
      <w:ins w:id="340" w:author="Francisco Javier Caracuel Beltrán" w:date="2017-10-20T17:43:00Z">
        <w:r>
          <w:t xml:space="preserve">con respecto a x, </w:t>
        </w:r>
      </w:ins>
      <w:ins w:id="341" w:author="Francisco Javier Caracuel Beltrán" w:date="2017-10-20T17:46:00Z">
        <w:r>
          <w:t>los bordes que se detectan son los verticales, siendo los horizontales los que se detectan cuando se utiliza la primera derivada con respecto a y.</w:t>
        </w:r>
      </w:ins>
    </w:p>
    <w:p w:rsidR="007A7560" w:rsidRDefault="007A7560">
      <w:pPr>
        <w:ind w:left="360"/>
        <w:rPr>
          <w:ins w:id="342" w:author="Francisco Javier Caracuel Beltrán" w:date="2017-10-20T17:48:00Z"/>
        </w:rPr>
        <w:pPrChange w:id="343" w:author="Francisco Javier Caracuel Beltrán" w:date="2017-10-20T17:30:00Z">
          <w:pPr/>
        </w:pPrChange>
      </w:pPr>
    </w:p>
    <w:p w:rsidR="00DD28DE" w:rsidRDefault="00DD28DE">
      <w:pPr>
        <w:ind w:left="360"/>
        <w:rPr>
          <w:ins w:id="344" w:author="Francisco Javier Caracuel Beltrán" w:date="2017-10-20T17:48:00Z"/>
        </w:rPr>
        <w:pPrChange w:id="345" w:author="Francisco Javier Caracuel Beltrán" w:date="2017-10-20T17:30:00Z">
          <w:pPr/>
        </w:pPrChange>
      </w:pPr>
    </w:p>
    <w:p w:rsidR="00DD28DE" w:rsidRDefault="00DD28DE">
      <w:pPr>
        <w:ind w:left="360"/>
        <w:rPr>
          <w:ins w:id="346" w:author="Francisco Javier Caracuel Beltrán" w:date="2017-10-20T17:48:00Z"/>
        </w:rPr>
        <w:pPrChange w:id="347" w:author="Francisco Javier Caracuel Beltrán" w:date="2017-10-20T17:30:00Z">
          <w:pPr/>
        </w:pPrChange>
      </w:pPr>
    </w:p>
    <w:p w:rsidR="00DD28DE" w:rsidRDefault="00DD28DE">
      <w:pPr>
        <w:ind w:left="360"/>
        <w:rPr>
          <w:ins w:id="348" w:author="Francisco Javier Caracuel Beltrán" w:date="2017-10-20T17:48:00Z"/>
        </w:rPr>
        <w:pPrChange w:id="349" w:author="Francisco Javier Caracuel Beltrán" w:date="2017-10-20T17:30:00Z">
          <w:pPr/>
        </w:pPrChange>
      </w:pPr>
    </w:p>
    <w:p w:rsidR="00DD28DE" w:rsidRDefault="00DD28DE">
      <w:pPr>
        <w:ind w:left="360"/>
        <w:rPr>
          <w:ins w:id="350" w:author="Francisco Javier Caracuel Beltrán" w:date="2017-10-20T17:48:00Z"/>
        </w:rPr>
        <w:pPrChange w:id="351" w:author="Francisco Javier Caracuel Beltrán" w:date="2017-10-20T17:30:00Z">
          <w:pPr/>
        </w:pPrChange>
      </w:pPr>
    </w:p>
    <w:p w:rsidR="00DD28DE" w:rsidRDefault="00DD28DE">
      <w:pPr>
        <w:ind w:left="360"/>
        <w:rPr>
          <w:ins w:id="352" w:author="Francisco Javier Caracuel Beltrán" w:date="2017-10-20T17:48:00Z"/>
        </w:rPr>
        <w:pPrChange w:id="353" w:author="Francisco Javier Caracuel Beltrán" w:date="2017-10-20T17:30:00Z">
          <w:pPr/>
        </w:pPrChange>
      </w:pPr>
    </w:p>
    <w:p w:rsidR="00DD28DE" w:rsidRDefault="00DD28DE">
      <w:pPr>
        <w:ind w:left="360"/>
        <w:rPr>
          <w:ins w:id="354" w:author="Francisco Javier Caracuel Beltrán" w:date="2017-10-20T17:48:00Z"/>
        </w:rPr>
        <w:pPrChange w:id="355" w:author="Francisco Javier Caracuel Beltrán" w:date="2017-10-20T17:30:00Z">
          <w:pPr/>
        </w:pPrChange>
      </w:pPr>
    </w:p>
    <w:p w:rsidR="00DD28DE" w:rsidRDefault="00DD28DE">
      <w:pPr>
        <w:ind w:left="360"/>
        <w:rPr>
          <w:ins w:id="356" w:author="Francisco Javier Caracuel Beltrán" w:date="2017-10-20T17:48:00Z"/>
        </w:rPr>
        <w:pPrChange w:id="357" w:author="Francisco Javier Caracuel Beltrán" w:date="2017-10-20T17:30:00Z">
          <w:pPr/>
        </w:pPrChange>
      </w:pPr>
    </w:p>
    <w:p w:rsidR="00DD28DE" w:rsidRDefault="00DD28DE">
      <w:pPr>
        <w:ind w:left="360"/>
        <w:rPr>
          <w:ins w:id="358" w:author="Francisco Javier Caracuel Beltrán" w:date="2017-10-20T17:48:00Z"/>
        </w:rPr>
        <w:pPrChange w:id="359" w:author="Francisco Javier Caracuel Beltrán" w:date="2017-10-20T17:30:00Z">
          <w:pPr/>
        </w:pPrChange>
      </w:pPr>
    </w:p>
    <w:p w:rsidR="00DD28DE" w:rsidRDefault="00DD28DE">
      <w:pPr>
        <w:ind w:left="360"/>
        <w:rPr>
          <w:ins w:id="360" w:author="Francisco Javier Caracuel Beltrán" w:date="2017-10-20T17:47:00Z"/>
        </w:rPr>
        <w:pPrChange w:id="361" w:author="Francisco Javier Caracuel Beltrán" w:date="2017-10-20T17:30:00Z">
          <w:pPr/>
        </w:pPrChange>
      </w:pPr>
    </w:p>
    <w:p w:rsidR="007A7560" w:rsidRDefault="007A7560">
      <w:pPr>
        <w:ind w:left="360"/>
        <w:rPr>
          <w:ins w:id="362" w:author="Francisco Javier Caracuel Beltrán" w:date="2017-10-20T17:47:00Z"/>
        </w:rPr>
        <w:pPrChange w:id="363" w:author="Francisco Javier Caracuel Beltrán" w:date="2017-10-20T17:30:00Z">
          <w:pPr/>
        </w:pPrChange>
      </w:pPr>
    </w:p>
    <w:p w:rsidR="007A7560" w:rsidRDefault="007A7560">
      <w:pPr>
        <w:pStyle w:val="Ttulo2"/>
        <w:numPr>
          <w:ilvl w:val="0"/>
          <w:numId w:val="4"/>
        </w:numPr>
        <w:rPr>
          <w:ins w:id="364" w:author="Francisco Javier Caracuel Beltrán" w:date="2017-10-20T17:47:00Z"/>
        </w:rPr>
        <w:pPrChange w:id="365" w:author="Francisco Javier Caracuel Beltrán" w:date="2017-10-20T17:47:00Z">
          <w:pPr/>
        </w:pPrChange>
      </w:pPr>
      <w:bookmarkStart w:id="366" w:name="_Toc496295251"/>
      <w:ins w:id="367" w:author="Francisco Javier Caracuel Beltrán" w:date="2017-10-20T17:47:00Z">
        <w:r>
          <w:t>Una función de convolución con núcleo de 2ª derivada de tamaño variable. Mostrar ejemplos de funcionamiento usando dos tipos de bordes</w:t>
        </w:r>
        <w:r w:rsidR="00DD28DE">
          <w:t xml:space="preserve"> y dos valores distintos de sigma.</w:t>
        </w:r>
        <w:bookmarkEnd w:id="366"/>
      </w:ins>
    </w:p>
    <w:p w:rsidR="00DD28DE" w:rsidRDefault="00DD28DE" w:rsidP="00E05B83">
      <w:pPr>
        <w:rPr>
          <w:ins w:id="368" w:author="Francisco Javier Caracuel Beltrán" w:date="2017-10-20T17:47:00Z"/>
        </w:rPr>
      </w:pPr>
    </w:p>
    <w:p w:rsidR="00DD28DE" w:rsidRDefault="00DD28DE">
      <w:pPr>
        <w:ind w:left="360"/>
        <w:rPr>
          <w:ins w:id="369" w:author="Francisco Javier Caracuel Beltrán" w:date="2017-10-20T17:48:00Z"/>
        </w:rPr>
        <w:pPrChange w:id="370" w:author="Francisco Javier Caracuel Beltrán" w:date="2017-10-20T17:48:00Z">
          <w:pPr/>
        </w:pPrChange>
      </w:pPr>
      <w:ins w:id="371" w:author="Francisco Javier Caracuel Beltrán" w:date="2017-10-20T17:48:00Z">
        <w:r>
          <w:t>Se crea una función con la siguiente cabecera:</w:t>
        </w:r>
      </w:ins>
    </w:p>
    <w:p w:rsidR="00DD28DE" w:rsidRDefault="00DD28DE">
      <w:pPr>
        <w:ind w:left="360"/>
        <w:jc w:val="center"/>
        <w:rPr>
          <w:ins w:id="372" w:author="Francisco Javier Caracuel Beltrán" w:date="2017-10-20T17:50:00Z"/>
          <w:color w:val="1F4E79" w:themeColor="accent1" w:themeShade="80"/>
          <w:lang w:val="en-GB"/>
        </w:rPr>
        <w:pPrChange w:id="373" w:author="Francisco Javier Caracuel Beltrán" w:date="2017-10-20T17:50:00Z">
          <w:pPr/>
        </w:pPrChange>
      </w:pPr>
      <w:ins w:id="374" w:author="Francisco Javier Caracuel Beltrán" w:date="2017-10-20T17:50:00Z">
        <w:r w:rsidRPr="00DD28DE">
          <w:rPr>
            <w:color w:val="1F4E79" w:themeColor="accent1" w:themeShade="80"/>
            <w:lang w:val="en-GB"/>
            <w:rPrChange w:id="375" w:author="Francisco Javier Caracuel Beltrán" w:date="2017-10-20T17:50:00Z">
              <w:rPr/>
            </w:rPrChange>
          </w:rPr>
          <w:t>convolution_e(img , kernel_x = None, kernel_y = None, ksize = 3, sigma = 0, border = cv2.BORDER_DEFAULT, dx = 2, dy = 2, own = False)</w:t>
        </w:r>
      </w:ins>
    </w:p>
    <w:p w:rsidR="00DD28DE" w:rsidRDefault="00DD28DE">
      <w:pPr>
        <w:ind w:left="360"/>
        <w:jc w:val="left"/>
        <w:rPr>
          <w:ins w:id="376" w:author="Francisco Javier Caracuel Beltrán" w:date="2017-10-20T17:50:00Z"/>
          <w:lang w:val="en-GB"/>
        </w:rPr>
        <w:pPrChange w:id="377" w:author="Francisco Javier Caracuel Beltrán" w:date="2017-10-20T17:50:00Z">
          <w:pPr/>
        </w:pPrChange>
      </w:pPr>
    </w:p>
    <w:p w:rsidR="00DD28DE" w:rsidRDefault="00DD28DE">
      <w:pPr>
        <w:ind w:left="360"/>
        <w:rPr>
          <w:ins w:id="378" w:author="Francisco Javier Caracuel Beltrán" w:date="2017-10-20T17:51:00Z"/>
        </w:rPr>
        <w:pPrChange w:id="379" w:author="Francisco Javier Caracuel Beltrán" w:date="2017-10-20T17:52:00Z">
          <w:pPr/>
        </w:pPrChange>
      </w:pPr>
      <w:ins w:id="380" w:author="Francisco Javier Caracuel Beltrán" w:date="2017-10-20T17:50:00Z">
        <w:r w:rsidRPr="00DD28DE">
          <w:rPr>
            <w:rPrChange w:id="381" w:author="Francisco Javier Caracuel Beltrán" w:date="2017-10-20T17:50:00Z">
              <w:rPr>
                <w:lang w:val="en-GB"/>
              </w:rPr>
            </w:rPrChange>
          </w:rPr>
          <w:t>La funci</w:t>
        </w:r>
        <w:r w:rsidRPr="00E05B83">
          <w:t>ón de este apartado llama directamente a la funci</w:t>
        </w:r>
      </w:ins>
      <w:ins w:id="382" w:author="Francisco Javier Caracuel Beltrán" w:date="2017-10-20T17:51:00Z">
        <w:r>
          <w:t xml:space="preserve">ón del apartado anterior </w:t>
        </w:r>
        <w:r>
          <w:rPr>
            <w:i/>
          </w:rPr>
          <w:t>convolution_d()</w:t>
        </w:r>
        <w:r>
          <w:t>, ya que el proceso es el mismo. La única diferencia es que cuando se llama se envía como parámetro dx = 2 y dy = 2 para indicar que se va a realizar la segunda derivada.</w:t>
        </w:r>
      </w:ins>
    </w:p>
    <w:p w:rsidR="00DD28DE" w:rsidRDefault="00DD28DE" w:rsidP="00E05B83">
      <w:pPr>
        <w:rPr>
          <w:ins w:id="383" w:author="Francisco Javier Caracuel Beltrán" w:date="2017-10-20T17:51:00Z"/>
        </w:rPr>
      </w:pPr>
    </w:p>
    <w:p w:rsidR="00DD28DE" w:rsidRDefault="00DD28DE">
      <w:pPr>
        <w:ind w:left="360"/>
        <w:rPr>
          <w:ins w:id="384" w:author="Francisco Javier Caracuel Beltrán" w:date="2017-10-20T17:53:00Z"/>
        </w:rPr>
        <w:pPrChange w:id="385" w:author="Francisco Javier Caracuel Beltrán" w:date="2017-10-20T17:53:00Z">
          <w:pPr/>
        </w:pPrChange>
      </w:pPr>
      <w:ins w:id="386" w:author="Francisco Javier Caracuel Beltrán" w:date="2017-10-20T17:52:00Z">
        <w:r>
          <w:t>La diferencia de la segunda derivada con respecto a la primera es que la segunda derivada calcula los cruces por cero</w:t>
        </w:r>
      </w:ins>
      <w:ins w:id="387" w:author="Francisco Javier Caracuel Beltrán" w:date="2017-10-20T17:53:00Z">
        <w:r>
          <w:t xml:space="preserve"> para detectar los bordes. Detecta los cambios en la pendiente y los cambios de la primera derivada. Los pasos por cero coinciden con el centro del borde.</w:t>
        </w:r>
      </w:ins>
    </w:p>
    <w:p w:rsidR="00DD28DE" w:rsidRDefault="00DD28DE">
      <w:pPr>
        <w:ind w:left="360"/>
        <w:rPr>
          <w:ins w:id="388" w:author="Francisco Javier Caracuel Beltrán" w:date="2017-10-20T17:53:00Z"/>
        </w:rPr>
        <w:pPrChange w:id="389" w:author="Francisco Javier Caracuel Beltrán" w:date="2017-10-20T17:53:00Z">
          <w:pPr/>
        </w:pPrChange>
      </w:pPr>
    </w:p>
    <w:p w:rsidR="00DD28DE" w:rsidRDefault="00DD28DE">
      <w:pPr>
        <w:ind w:left="360"/>
        <w:rPr>
          <w:ins w:id="390" w:author="Francisco Javier Caracuel Beltrán" w:date="2017-10-20T17:54:00Z"/>
        </w:rPr>
        <w:pPrChange w:id="391" w:author="Francisco Javier Caracuel Beltrán" w:date="2017-10-20T17:53:00Z">
          <w:pPr/>
        </w:pPrChange>
      </w:pPr>
      <w:ins w:id="392" w:author="Francisco Javier Caracuel Beltrán" w:date="2017-10-20T17:53:00Z">
        <w:r>
          <w:t>El resultado de ejecutar esta función es:</w:t>
        </w:r>
      </w:ins>
    </w:p>
    <w:p w:rsidR="00DD28DE" w:rsidRDefault="00DD28DE">
      <w:pPr>
        <w:ind w:left="360"/>
        <w:jc w:val="center"/>
        <w:rPr>
          <w:ins w:id="393" w:author="Francisco Javier Caracuel Beltrán" w:date="2017-10-20T17:53:00Z"/>
        </w:rPr>
        <w:pPrChange w:id="394" w:author="Francisco Javier Caracuel Beltrán" w:date="2017-10-20T17:54:00Z">
          <w:pPr/>
        </w:pPrChange>
      </w:pPr>
      <w:ins w:id="395" w:author="Francisco Javier Caracuel Beltrán" w:date="2017-10-20T17:54:00Z">
        <w:r>
          <w:rPr>
            <w:noProof/>
            <w:lang w:eastAsia="es-ES"/>
          </w:rPr>
          <w:drawing>
            <wp:inline distT="0" distB="0" distL="0" distR="0">
              <wp:extent cx="5390515" cy="3381375"/>
              <wp:effectExtent l="0" t="0" r="63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3381375"/>
                      </a:xfrm>
                      <a:prstGeom prst="rect">
                        <a:avLst/>
                      </a:prstGeom>
                      <a:noFill/>
                      <a:ln>
                        <a:noFill/>
                      </a:ln>
                    </pic:spPr>
                  </pic:pic>
                </a:graphicData>
              </a:graphic>
            </wp:inline>
          </w:drawing>
        </w:r>
      </w:ins>
    </w:p>
    <w:p w:rsidR="00DD28DE" w:rsidRDefault="00DD28DE">
      <w:pPr>
        <w:ind w:left="360"/>
        <w:rPr>
          <w:ins w:id="396" w:author="Francisco Javier Caracuel Beltrán" w:date="2017-10-20T17:55:00Z"/>
        </w:rPr>
        <w:pPrChange w:id="397" w:author="Francisco Javier Caracuel Beltrán" w:date="2017-10-20T17:53:00Z">
          <w:pPr/>
        </w:pPrChange>
      </w:pPr>
    </w:p>
    <w:p w:rsidR="00DD28DE" w:rsidRPr="00E05B83" w:rsidRDefault="00DD28DE">
      <w:pPr>
        <w:ind w:left="360"/>
        <w:rPr>
          <w:ins w:id="398" w:author="Francisco Javier Caracuel Beltrán" w:date="2017-10-20T17:30:00Z"/>
        </w:rPr>
        <w:pPrChange w:id="399" w:author="Francisco Javier Caracuel Beltrán" w:date="2017-10-20T17:53:00Z">
          <w:pPr/>
        </w:pPrChange>
      </w:pPr>
      <w:ins w:id="400" w:author="Francisco Javier Caracuel Beltrán" w:date="2017-10-20T17:54:00Z">
        <w:r>
          <w:t>Los cambios en los bordes son más sutiles</w:t>
        </w:r>
      </w:ins>
      <w:ins w:id="401" w:author="Francisco Javier Caracuel Beltrán" w:date="2017-10-20T17:55:00Z">
        <w:r>
          <w:t xml:space="preserve"> que en la primera derivada al quedarse con los cruces en los ceros. Al igual que en el apartado anterior, un sigma mayor que alise más provoca que los bordes sean más </w:t>
        </w:r>
      </w:ins>
      <w:ins w:id="402" w:author="Francisco Javier Caracuel Beltrán" w:date="2017-10-20T17:56:00Z">
        <w:r w:rsidR="00787EA1">
          <w:t>notables</w:t>
        </w:r>
      </w:ins>
      <w:ins w:id="403" w:author="Francisco Javier Caracuel Beltrán" w:date="2017-10-20T17:55:00Z">
        <w:r>
          <w:t>.</w:t>
        </w:r>
      </w:ins>
    </w:p>
    <w:p w:rsidR="00013FFA" w:rsidRPr="00DD28DE" w:rsidRDefault="00013FFA">
      <w:pPr>
        <w:ind w:left="360"/>
        <w:rPr>
          <w:rPrChange w:id="404" w:author="Francisco Javier Caracuel Beltrán" w:date="2017-10-20T17:50:00Z">
            <w:rPr>
              <w:sz w:val="28"/>
            </w:rPr>
          </w:rPrChange>
        </w:rPr>
        <w:pPrChange w:id="405" w:author="Francisco Javier Caracuel Beltrán" w:date="2017-10-20T17:30:00Z">
          <w:pPr/>
        </w:pPrChange>
      </w:pPr>
    </w:p>
    <w:p w:rsidR="00871545" w:rsidRDefault="00787EA1">
      <w:pPr>
        <w:pStyle w:val="Ttulo2"/>
        <w:numPr>
          <w:ilvl w:val="0"/>
          <w:numId w:val="4"/>
        </w:numPr>
        <w:rPr>
          <w:ins w:id="406" w:author="Francisco Javier Caracuel Beltrán" w:date="2017-10-20T17:57:00Z"/>
        </w:rPr>
        <w:pPrChange w:id="407" w:author="Francisco Javier Caracuel Beltrán" w:date="2017-10-20T17:57:00Z">
          <w:pPr/>
        </w:pPrChange>
      </w:pPr>
      <w:bookmarkStart w:id="408" w:name="_Toc496295252"/>
      <w:ins w:id="409" w:author="Francisco Javier Caracuel Beltrán" w:date="2017-10-20T17:57:00Z">
        <w:r>
          <w:t xml:space="preserve">Una función de convolución con núcleo Laplaciana-de-Gaussiana de tamaño variable. </w:t>
        </w:r>
        <w:r w:rsidR="0067198C">
          <w:t>Mostrar ejemplos de funcionamiento usando dos tipos de bordes y dos valores distintos de sigma.</w:t>
        </w:r>
        <w:bookmarkEnd w:id="408"/>
      </w:ins>
    </w:p>
    <w:p w:rsidR="0067198C" w:rsidRDefault="0067198C" w:rsidP="00E05B83">
      <w:pPr>
        <w:rPr>
          <w:ins w:id="410" w:author="Francisco Javier Caracuel Beltrán" w:date="2017-10-20T17:58:00Z"/>
        </w:rPr>
      </w:pPr>
    </w:p>
    <w:p w:rsidR="0067198C" w:rsidRDefault="0067198C">
      <w:pPr>
        <w:ind w:left="360"/>
        <w:rPr>
          <w:ins w:id="411" w:author="Francisco Javier Caracuel Beltrán" w:date="2017-10-20T17:58:00Z"/>
        </w:rPr>
        <w:pPrChange w:id="412" w:author="Francisco Javier Caracuel Beltrán" w:date="2017-10-20T17:58:00Z">
          <w:pPr/>
        </w:pPrChange>
      </w:pPr>
      <w:ins w:id="413" w:author="Francisco Javier Caracuel Beltrán" w:date="2017-10-20T17:58:00Z">
        <w:r>
          <w:t>Se crea una función con la siguiente cabecera:</w:t>
        </w:r>
      </w:ins>
    </w:p>
    <w:p w:rsidR="0067198C" w:rsidRDefault="0067198C">
      <w:pPr>
        <w:ind w:left="360"/>
        <w:jc w:val="center"/>
        <w:rPr>
          <w:ins w:id="414" w:author="Francisco Javier Caracuel Beltrán" w:date="2017-10-20T18:04:00Z"/>
          <w:color w:val="1F4E79" w:themeColor="accent1" w:themeShade="80"/>
          <w:lang w:val="en-GB"/>
        </w:rPr>
        <w:pPrChange w:id="415" w:author="Francisco Javier Caracuel Beltrán" w:date="2017-10-20T18:04:00Z">
          <w:pPr/>
        </w:pPrChange>
      </w:pPr>
      <w:ins w:id="416" w:author="Francisco Javier Caracuel Beltrán" w:date="2017-10-20T18:04:00Z">
        <w:r w:rsidRPr="0067198C">
          <w:rPr>
            <w:color w:val="1F4E79" w:themeColor="accent1" w:themeShade="80"/>
            <w:lang w:val="en-GB"/>
            <w:rPrChange w:id="417" w:author="Francisco Javier Caracuel Beltrán" w:date="2017-10-20T18:04:00Z">
              <w:rPr/>
            </w:rPrChange>
          </w:rPr>
          <w:t>convolution_f(img , kernel_x = None, kernel_y = None, ksize = 3, sigma = 0, border = cv2.BORDER_DEFAULT, dx = 2, dy = 2, own = False)</w:t>
        </w:r>
      </w:ins>
    </w:p>
    <w:p w:rsidR="0067198C" w:rsidRDefault="0067198C">
      <w:pPr>
        <w:ind w:left="360"/>
        <w:jc w:val="left"/>
        <w:rPr>
          <w:ins w:id="418" w:author="Francisco Javier Caracuel Beltrán" w:date="2017-10-20T18:04:00Z"/>
          <w:lang w:val="en-GB"/>
        </w:rPr>
        <w:pPrChange w:id="419" w:author="Francisco Javier Caracuel Beltrán" w:date="2017-10-20T18:04:00Z">
          <w:pPr/>
        </w:pPrChange>
      </w:pPr>
    </w:p>
    <w:p w:rsidR="0067198C" w:rsidRDefault="0067198C">
      <w:pPr>
        <w:ind w:left="360"/>
        <w:rPr>
          <w:ins w:id="420" w:author="Francisco Javier Caracuel Beltrán" w:date="2017-10-20T18:08:00Z"/>
        </w:rPr>
        <w:pPrChange w:id="421" w:author="Francisco Javier Caracuel Beltrán" w:date="2017-10-20T19:08:00Z">
          <w:pPr/>
        </w:pPrChange>
      </w:pPr>
      <w:ins w:id="422" w:author="Francisco Javier Caracuel Beltrán" w:date="2017-10-20T18:06:00Z">
        <w:r w:rsidRPr="0067198C">
          <w:rPr>
            <w:rPrChange w:id="423" w:author="Francisco Javier Caracuel Beltrán" w:date="2017-10-20T18:06:00Z">
              <w:rPr>
                <w:lang w:val="en-GB"/>
              </w:rPr>
            </w:rPrChange>
          </w:rPr>
          <w:t xml:space="preserve">La Laplaciana Gaussiana es un proceso por el que </w:t>
        </w:r>
      </w:ins>
      <w:ins w:id="424" w:author="Francisco Javier Caracuel Beltrán" w:date="2017-10-20T18:07:00Z">
        <w:r>
          <w:t xml:space="preserve">primero </w:t>
        </w:r>
      </w:ins>
      <w:ins w:id="425" w:author="Francisco Javier Caracuel Beltrán" w:date="2017-10-20T18:06:00Z">
        <w:r w:rsidRPr="0067198C">
          <w:rPr>
            <w:rPrChange w:id="426" w:author="Francisco Javier Caracuel Beltrán" w:date="2017-10-20T18:06:00Z">
              <w:rPr>
                <w:lang w:val="en-GB"/>
              </w:rPr>
            </w:rPrChange>
          </w:rPr>
          <w:t>se suaviza mediante la convoluci</w:t>
        </w:r>
        <w:r>
          <w:t>ón con una gaussiana y posteriormente se hace convoluci</w:t>
        </w:r>
      </w:ins>
      <w:ins w:id="427" w:author="Francisco Javier Caracuel Beltrán" w:date="2017-10-20T18:07:00Z">
        <w:r>
          <w:t>ón con</w:t>
        </w:r>
        <w:r w:rsidR="00D8250A">
          <w:t xml:space="preserve"> un n</w:t>
        </w:r>
      </w:ins>
      <w:ins w:id="428" w:author="Francisco Javier Caracuel Beltrán" w:date="2017-10-20T18:08:00Z">
        <w:r w:rsidR="00D8250A">
          <w:t>úcleo de</w:t>
        </w:r>
      </w:ins>
      <w:ins w:id="429" w:author="Francisco Javier Caracuel Beltrán" w:date="2017-10-20T18:07:00Z">
        <w:r>
          <w:t xml:space="preserve"> segunda derivada con </w:t>
        </w:r>
      </w:ins>
      <w:ins w:id="430" w:author="Francisco Javier Caracuel Beltrán" w:date="2017-10-20T18:08:00Z">
        <w:r w:rsidR="00D8250A">
          <w:t>respecto a x y con respecto a y. El resultado final será la suma de ambas convoluciones</w:t>
        </w:r>
      </w:ins>
      <w:ins w:id="431" w:author="Francisco Javier Caracuel Beltrán" w:date="2017-10-20T18:10:00Z">
        <w:r w:rsidR="00D8250A">
          <w:t>, es decir, de ambos núcleos</w:t>
        </w:r>
      </w:ins>
      <w:ins w:id="432" w:author="Francisco Javier Caracuel Beltrán" w:date="2017-10-20T18:08:00Z">
        <w:r w:rsidR="00D8250A">
          <w:t>.</w:t>
        </w:r>
      </w:ins>
    </w:p>
    <w:p w:rsidR="00D8250A" w:rsidRDefault="00D8250A">
      <w:pPr>
        <w:ind w:left="360"/>
        <w:rPr>
          <w:ins w:id="433" w:author="Francisco Javier Caracuel Beltrán" w:date="2017-10-20T18:10:00Z"/>
        </w:rPr>
        <w:pPrChange w:id="434" w:author="Francisco Javier Caracuel Beltrán" w:date="2017-10-20T19:08:00Z">
          <w:pPr/>
        </w:pPrChange>
      </w:pPr>
      <w:ins w:id="435" w:author="Francisco Javier Caracuel Beltrán" w:date="2017-10-20T18:08:00Z">
        <w:r>
          <w:t>Gracias a la propiedad distributiva que tiene esta operaci</w:t>
        </w:r>
      </w:ins>
      <w:ins w:id="436" w:author="Francisco Javier Caracuel Beltrán" w:date="2017-10-20T18:09:00Z">
        <w:r>
          <w:t>ón, se puede calcular primero las derivadas segundas con la gaussiana y después hacer convolución de ese resultado con la imagen.</w:t>
        </w:r>
      </w:ins>
    </w:p>
    <w:p w:rsidR="00D8250A" w:rsidRDefault="00D8250A">
      <w:pPr>
        <w:ind w:left="360"/>
        <w:rPr>
          <w:ins w:id="437" w:author="Francisco Javier Caracuel Beltrán" w:date="2017-10-20T18:13:00Z"/>
        </w:rPr>
        <w:pPrChange w:id="438" w:author="Francisco Javier Caracuel Beltrán" w:date="2017-10-20T19:08:00Z">
          <w:pPr/>
        </w:pPrChange>
      </w:pPr>
      <w:ins w:id="439" w:author="Francisco Javier Caracuel Beltrán" w:date="2017-10-20T18:10:00Z">
        <w:r>
          <w:t>En esta función se ha optado por la primera opción, de manera que aprovechando la funci</w:t>
        </w:r>
      </w:ins>
      <w:ins w:id="440" w:author="Francisco Javier Caracuel Beltrán" w:date="2017-10-20T18:11:00Z">
        <w:r>
          <w:t xml:space="preserve">ón creada en el apartado anterior </w:t>
        </w:r>
        <w:r>
          <w:rPr>
            <w:i/>
          </w:rPr>
          <w:t>convolution_e()</w:t>
        </w:r>
        <w:r>
          <w:t xml:space="preserve">, lo que devuelve la función de este apartado es la suma de las dos imágenes que devuelve la función </w:t>
        </w:r>
        <w:r>
          <w:rPr>
            <w:i/>
          </w:rPr>
          <w:t>convolution_e()</w:t>
        </w:r>
      </w:ins>
      <w:ins w:id="441" w:author="Francisco Javier Caracuel Beltrán" w:date="2017-10-20T18:12:00Z">
        <w:r>
          <w:t xml:space="preserve">, es decir, devuelve la suma de las imágenes </w:t>
        </w:r>
      </w:ins>
      <w:ins w:id="442" w:author="Francisco Javier Caracuel Beltrán" w:date="2017-10-20T18:13:00Z">
        <w:r>
          <w:t>al realizar una convolución con un núcleo de</w:t>
        </w:r>
      </w:ins>
      <w:ins w:id="443" w:author="Francisco Javier Caracuel Beltrán" w:date="2017-10-20T18:12:00Z">
        <w:r>
          <w:t xml:space="preserve"> segunda derivada tras aplicar un alisamiento.</w:t>
        </w:r>
      </w:ins>
    </w:p>
    <w:p w:rsidR="00D8250A" w:rsidRDefault="00D8250A">
      <w:pPr>
        <w:ind w:left="360"/>
        <w:jc w:val="left"/>
        <w:rPr>
          <w:ins w:id="444" w:author="Francisco Javier Caracuel Beltrán" w:date="2017-10-20T18:13:00Z"/>
        </w:rPr>
        <w:pPrChange w:id="445" w:author="Francisco Javier Caracuel Beltrán" w:date="2017-10-20T18:04:00Z">
          <w:pPr/>
        </w:pPrChange>
      </w:pPr>
    </w:p>
    <w:p w:rsidR="00D8250A" w:rsidRDefault="00D8250A">
      <w:pPr>
        <w:ind w:left="360"/>
        <w:jc w:val="left"/>
        <w:rPr>
          <w:ins w:id="446" w:author="Francisco Javier Caracuel Beltrán" w:date="2017-10-20T18:14:00Z"/>
        </w:rPr>
        <w:pPrChange w:id="447" w:author="Francisco Javier Caracuel Beltrán" w:date="2017-10-20T18:04:00Z">
          <w:pPr/>
        </w:pPrChange>
      </w:pPr>
      <w:ins w:id="448" w:author="Francisco Javier Caracuel Beltrán" w:date="2017-10-20T18:13:00Z">
        <w:r>
          <w:t>El resultado de ejecutar esta funci</w:t>
        </w:r>
      </w:ins>
      <w:ins w:id="449" w:author="Francisco Javier Caracuel Beltrán" w:date="2017-10-20T18:14:00Z">
        <w:r>
          <w:t>ón es:</w:t>
        </w:r>
      </w:ins>
    </w:p>
    <w:p w:rsidR="00D8250A" w:rsidRDefault="00D8250A">
      <w:pPr>
        <w:ind w:left="360"/>
        <w:jc w:val="center"/>
        <w:rPr>
          <w:ins w:id="450" w:author="Francisco Javier Caracuel Beltrán" w:date="2017-10-20T18:14:00Z"/>
        </w:rPr>
        <w:pPrChange w:id="451" w:author="Francisco Javier Caracuel Beltrán" w:date="2017-10-20T18:14:00Z">
          <w:pPr/>
        </w:pPrChange>
      </w:pPr>
      <w:ins w:id="452" w:author="Francisco Javier Caracuel Beltrán" w:date="2017-10-20T18:14:00Z">
        <w:r>
          <w:rPr>
            <w:noProof/>
            <w:lang w:eastAsia="es-ES"/>
          </w:rPr>
          <w:drawing>
            <wp:inline distT="0" distB="0" distL="0" distR="0">
              <wp:extent cx="5390515" cy="2870835"/>
              <wp:effectExtent l="0" t="0" r="63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515" cy="2870835"/>
                      </a:xfrm>
                      <a:prstGeom prst="rect">
                        <a:avLst/>
                      </a:prstGeom>
                      <a:noFill/>
                      <a:ln>
                        <a:noFill/>
                      </a:ln>
                    </pic:spPr>
                  </pic:pic>
                </a:graphicData>
              </a:graphic>
            </wp:inline>
          </w:drawing>
        </w:r>
      </w:ins>
    </w:p>
    <w:p w:rsidR="00D8250A" w:rsidRDefault="00D8250A">
      <w:pPr>
        <w:ind w:left="360"/>
        <w:rPr>
          <w:ins w:id="453" w:author="Francisco Javier Caracuel Beltrán" w:date="2017-10-20T18:14:00Z"/>
        </w:rPr>
        <w:pPrChange w:id="454" w:author="Francisco Javier Caracuel Beltrán" w:date="2017-10-20T19:08:00Z">
          <w:pPr/>
        </w:pPrChange>
      </w:pPr>
      <w:ins w:id="455" w:author="Francisco Javier Caracuel Beltrán" w:date="2017-10-20T18:14:00Z">
        <w:r>
          <w:t>Realiza una detecci</w:t>
        </w:r>
      </w:ins>
      <w:ins w:id="456" w:author="Francisco Javier Caracuel Beltrán" w:date="2017-10-20T18:15:00Z">
        <w:r>
          <w:t>ón más nítida de todos los bordes de la imagen</w:t>
        </w:r>
      </w:ins>
      <w:ins w:id="457" w:author="Francisco Javier Caracuel Beltrán" w:date="2017-10-20T18:17:00Z">
        <w:r w:rsidR="00E67A15">
          <w:t xml:space="preserve"> ya que las respuestas que genera son positivas, negativas o nulas. </w:t>
        </w:r>
      </w:ins>
      <w:ins w:id="458" w:author="Francisco Javier Caracuel Beltrán" w:date="2017-10-20T18:18:00Z">
        <w:r w:rsidR="00E67A15">
          <w:t>La posición de los bordes es justo la posición donde se produce el cruce por cero.</w:t>
        </w:r>
      </w:ins>
    </w:p>
    <w:p w:rsidR="00D8250A" w:rsidRPr="00D8250A" w:rsidRDefault="00D8250A">
      <w:pPr>
        <w:ind w:left="360"/>
        <w:jc w:val="left"/>
        <w:rPr>
          <w:rPrChange w:id="459" w:author="Francisco Javier Caracuel Beltrán" w:date="2017-10-20T18:11:00Z">
            <w:rPr>
              <w:sz w:val="28"/>
            </w:rPr>
          </w:rPrChange>
        </w:rPr>
        <w:pPrChange w:id="460" w:author="Francisco Javier Caracuel Beltrán" w:date="2017-10-20T18:04:00Z">
          <w:pPr/>
        </w:pPrChange>
      </w:pPr>
    </w:p>
    <w:p w:rsidR="00871545" w:rsidRPr="0067198C" w:rsidRDefault="00E67A15">
      <w:pPr>
        <w:pStyle w:val="Ttulo2"/>
        <w:numPr>
          <w:ilvl w:val="0"/>
          <w:numId w:val="4"/>
        </w:numPr>
        <w:rPr>
          <w:rPrChange w:id="461" w:author="Francisco Javier Caracuel Beltrán" w:date="2017-10-20T18:06:00Z">
            <w:rPr>
              <w:sz w:val="28"/>
            </w:rPr>
          </w:rPrChange>
        </w:rPr>
        <w:pPrChange w:id="462" w:author="Francisco Javier Caracuel Beltrán" w:date="2017-10-20T18:18:00Z">
          <w:pPr/>
        </w:pPrChange>
      </w:pPr>
      <w:bookmarkStart w:id="463" w:name="_Toc496295253"/>
      <w:ins w:id="464" w:author="Francisco Javier Caracuel Beltrán" w:date="2017-10-20T18:19:00Z">
        <w:r>
          <w:t>Una función que genere una representación de pirámide Gaussiana de 4 niveles de una imagen. Mostrar ejemplos de funcionamiento usando dos tipos de bordes y dos valores distintos de sigma.</w:t>
        </w:r>
      </w:ins>
      <w:bookmarkEnd w:id="463"/>
    </w:p>
    <w:p w:rsidR="00871545" w:rsidRPr="0067198C" w:rsidRDefault="00871545">
      <w:pPr>
        <w:pStyle w:val="Ttulo2"/>
        <w:rPr>
          <w:rPrChange w:id="465" w:author="Francisco Javier Caracuel Beltrán" w:date="2017-10-20T18:06:00Z">
            <w:rPr>
              <w:sz w:val="28"/>
            </w:rPr>
          </w:rPrChange>
        </w:rPr>
        <w:pPrChange w:id="466" w:author="Francisco Javier Caracuel Beltrán" w:date="2017-10-20T18:18:00Z">
          <w:pPr/>
        </w:pPrChange>
      </w:pPr>
    </w:p>
    <w:p w:rsidR="00871545" w:rsidRDefault="00E67A15">
      <w:pPr>
        <w:ind w:left="360"/>
        <w:rPr>
          <w:ins w:id="467" w:author="Francisco Javier Caracuel Beltrán" w:date="2017-10-20T18:24:00Z"/>
        </w:rPr>
        <w:pPrChange w:id="468" w:author="Francisco Javier Caracuel Beltrán" w:date="2017-10-20T18:24:00Z">
          <w:pPr/>
        </w:pPrChange>
      </w:pPr>
      <w:ins w:id="469" w:author="Francisco Javier Caracuel Beltrán" w:date="2017-10-20T18:24:00Z">
        <w:r>
          <w:t>Se crea una función con la siguiente cabecera:</w:t>
        </w:r>
      </w:ins>
    </w:p>
    <w:p w:rsidR="00E67A15" w:rsidRDefault="00E67A15">
      <w:pPr>
        <w:ind w:left="360"/>
        <w:jc w:val="center"/>
        <w:rPr>
          <w:ins w:id="470" w:author="Francisco Javier Caracuel Beltrán" w:date="2017-10-20T18:25:00Z"/>
        </w:rPr>
        <w:pPrChange w:id="471" w:author="Francisco Javier Caracuel Beltrán" w:date="2017-10-20T18:25:00Z">
          <w:pPr/>
        </w:pPrChange>
      </w:pPr>
      <w:ins w:id="472" w:author="Francisco Javier Caracuel Beltrán" w:date="2017-10-20T18:24:00Z">
        <w:r w:rsidRPr="00E67A15">
          <w:t>show_pyr(imgs)</w:t>
        </w:r>
      </w:ins>
    </w:p>
    <w:p w:rsidR="00E67A15" w:rsidRDefault="00E67A15">
      <w:pPr>
        <w:ind w:left="360"/>
        <w:jc w:val="left"/>
        <w:rPr>
          <w:ins w:id="473" w:author="Francisco Javier Caracuel Beltrán" w:date="2017-10-20T18:25:00Z"/>
        </w:rPr>
        <w:pPrChange w:id="474" w:author="Francisco Javier Caracuel Beltrán" w:date="2017-10-20T18:25:00Z">
          <w:pPr/>
        </w:pPrChange>
      </w:pPr>
    </w:p>
    <w:p w:rsidR="00E67A15" w:rsidRDefault="00E67A15">
      <w:pPr>
        <w:ind w:left="360"/>
        <w:rPr>
          <w:ins w:id="475" w:author="Francisco Javier Caracuel Beltrán" w:date="2017-10-20T18:26:00Z"/>
        </w:rPr>
        <w:pPrChange w:id="476" w:author="Francisco Javier Caracuel Beltrán" w:date="2017-10-20T19:07:00Z">
          <w:pPr/>
        </w:pPrChange>
      </w:pPr>
      <w:ins w:id="477" w:author="Francisco Javier Caracuel Beltrán" w:date="2017-10-20T18:25:00Z">
        <w:r>
          <w:t>Esta función se utilizará cada vez que se quiera pintar una pirámide. A</w:t>
        </w:r>
      </w:ins>
      <w:ins w:id="478" w:author="Francisco Javier Caracuel Beltrán" w:date="2017-10-20T18:26:00Z">
        <w:r>
          <w:t xml:space="preserve"> través del parámetro </w:t>
        </w:r>
        <w:r>
          <w:rPr>
            <w:i/>
          </w:rPr>
          <w:t>imgs</w:t>
        </w:r>
        <w:r>
          <w:t xml:space="preserve"> recibe una lista con las imágenes que se quieren utilizar. Como requisito para su correcto funcionamiento es que esas imágenes deben encontrarse correctamente escaladas.</w:t>
        </w:r>
      </w:ins>
    </w:p>
    <w:p w:rsidR="00E67A15" w:rsidRDefault="00E67A15">
      <w:pPr>
        <w:ind w:left="360"/>
        <w:rPr>
          <w:ins w:id="479" w:author="Francisco Javier Caracuel Beltrán" w:date="2017-10-20T18:28:00Z"/>
        </w:rPr>
        <w:pPrChange w:id="480" w:author="Francisco Javier Caracuel Beltrán" w:date="2017-10-20T19:07:00Z">
          <w:pPr/>
        </w:pPrChange>
      </w:pPr>
      <w:ins w:id="481" w:author="Francisco Javier Caracuel Beltrán" w:date="2017-10-20T18:26:00Z">
        <w:r>
          <w:t>El proceso para generar la pi</w:t>
        </w:r>
      </w:ins>
      <w:ins w:id="482" w:author="Francisco Javier Caracuel Beltrán" w:date="2017-10-20T18:27:00Z">
        <w:r>
          <w:t>rámide consiste en crear un canvas de la misma altura que la primera imagen (imagen de mayor tamaño) y de anchura</w:t>
        </w:r>
      </w:ins>
      <w:ins w:id="483" w:author="Francisco Javier Caracuel Beltrán" w:date="2017-10-20T18:28:00Z">
        <w:r>
          <w:t>, la anchura de la primera imagen más la mitad de ella misma.</w:t>
        </w:r>
      </w:ins>
    </w:p>
    <w:p w:rsidR="00E67A15" w:rsidRDefault="00E67A15">
      <w:pPr>
        <w:ind w:left="360"/>
        <w:rPr>
          <w:ins w:id="484" w:author="Francisco Javier Caracuel Beltrán" w:date="2017-10-20T18:29:00Z"/>
        </w:rPr>
        <w:pPrChange w:id="485" w:author="Francisco Javier Caracuel Beltrán" w:date="2017-10-20T19:07:00Z">
          <w:pPr/>
        </w:pPrChange>
      </w:pPr>
      <w:ins w:id="486" w:author="Francisco Javier Caracuel Beltrán" w:date="2017-10-20T18:28:00Z">
        <w:r>
          <w:t>El proceso una vez creado el canvas es copiar la primera imagen en la esquina superior izquierda</w:t>
        </w:r>
        <w:r w:rsidR="000518B5">
          <w:t xml:space="preserve">, para </w:t>
        </w:r>
      </w:ins>
      <w:ins w:id="487" w:author="Francisco Javier Caracuel Beltrán" w:date="2017-10-20T18:29:00Z">
        <w:r w:rsidR="000518B5">
          <w:t>comenzar un bucle con el resto de imágenes.</w:t>
        </w:r>
      </w:ins>
    </w:p>
    <w:p w:rsidR="000518B5" w:rsidRDefault="000518B5">
      <w:pPr>
        <w:ind w:left="360"/>
        <w:rPr>
          <w:ins w:id="488" w:author="Francisco Javier Caracuel Beltrán" w:date="2017-10-20T18:31:00Z"/>
        </w:rPr>
        <w:pPrChange w:id="489" w:author="Francisco Javier Caracuel Beltrán" w:date="2017-10-20T19:07:00Z">
          <w:pPr/>
        </w:pPrChange>
      </w:pPr>
      <w:ins w:id="490" w:author="Francisco Javier Caracuel Beltrán" w:date="2017-10-20T18:30:00Z">
        <w:r>
          <w:t>Se debe llevar un contador donde se indica a partir de que fila se debe comenzar a copiar la imagen. Este contador se aumentará en cada iteración con la altura de la imagen que se ha copiado. La columna desde la que se parte será la anchura de la primera imagen + 1</w:t>
        </w:r>
      </w:ins>
      <w:ins w:id="491" w:author="Francisco Javier Caracuel Beltrán" w:date="2017-10-20T18:31:00Z">
        <w:r>
          <w:t>.</w:t>
        </w:r>
      </w:ins>
    </w:p>
    <w:p w:rsidR="000518B5" w:rsidRPr="00E05B83" w:rsidRDefault="000518B5">
      <w:pPr>
        <w:ind w:left="360"/>
        <w:rPr>
          <w:ins w:id="492" w:author="Francisco Javier Caracuel Beltrán" w:date="2017-10-20T18:31:00Z"/>
        </w:rPr>
        <w:pPrChange w:id="493" w:author="Francisco Javier Caracuel Beltrán" w:date="2017-10-20T19:07:00Z">
          <w:pPr/>
        </w:pPrChange>
      </w:pPr>
      <w:ins w:id="494" w:author="Francisco Javier Caracuel Beltrán" w:date="2017-10-20T18:31:00Z">
        <w:r>
          <w:t xml:space="preserve">El último paso es devolver el canvas y mostrarlo con </w:t>
        </w:r>
        <w:r>
          <w:rPr>
            <w:i/>
          </w:rPr>
          <w:t>show_images()</w:t>
        </w:r>
        <w:r>
          <w:t>.</w:t>
        </w:r>
      </w:ins>
    </w:p>
    <w:p w:rsidR="000518B5" w:rsidRDefault="000518B5">
      <w:pPr>
        <w:ind w:left="360"/>
        <w:jc w:val="left"/>
        <w:rPr>
          <w:ins w:id="495" w:author="Francisco Javier Caracuel Beltrán" w:date="2017-10-20T18:47:00Z"/>
        </w:rPr>
        <w:pPrChange w:id="496" w:author="Francisco Javier Caracuel Beltrán" w:date="2017-10-20T18:25:00Z">
          <w:pPr/>
        </w:pPrChange>
      </w:pPr>
    </w:p>
    <w:p w:rsidR="00E75314" w:rsidRDefault="00E75314">
      <w:pPr>
        <w:ind w:left="360"/>
        <w:jc w:val="left"/>
        <w:rPr>
          <w:ins w:id="497" w:author="Francisco Javier Caracuel Beltrán" w:date="2017-10-20T18:31:00Z"/>
        </w:rPr>
        <w:pPrChange w:id="498" w:author="Francisco Javier Caracuel Beltrán" w:date="2017-10-20T18:25:00Z">
          <w:pPr/>
        </w:pPrChange>
      </w:pPr>
    </w:p>
    <w:p w:rsidR="000518B5" w:rsidRDefault="000518B5">
      <w:pPr>
        <w:ind w:left="360"/>
        <w:jc w:val="left"/>
        <w:rPr>
          <w:ins w:id="499" w:author="Francisco Javier Caracuel Beltrán" w:date="2017-10-20T18:31:00Z"/>
        </w:rPr>
        <w:pPrChange w:id="500" w:author="Francisco Javier Caracuel Beltrán" w:date="2017-10-20T18:25:00Z">
          <w:pPr/>
        </w:pPrChange>
      </w:pPr>
      <w:ins w:id="501" w:author="Francisco Javier Caracuel Beltrán" w:date="2017-10-20T18:31:00Z">
        <w:r>
          <w:t>Se crea una función con la siguiente cabecera:</w:t>
        </w:r>
      </w:ins>
    </w:p>
    <w:p w:rsidR="000518B5" w:rsidRDefault="000518B5">
      <w:pPr>
        <w:ind w:left="360"/>
        <w:jc w:val="center"/>
        <w:rPr>
          <w:ins w:id="502" w:author="Francisco Javier Caracuel Beltrán" w:date="2017-10-20T18:32:00Z"/>
          <w:color w:val="1F4E79" w:themeColor="accent1" w:themeShade="80"/>
          <w:lang w:val="en-GB"/>
        </w:rPr>
        <w:pPrChange w:id="503" w:author="Francisco Javier Caracuel Beltrán" w:date="2017-10-20T18:32:00Z">
          <w:pPr/>
        </w:pPrChange>
      </w:pPr>
      <w:ins w:id="504" w:author="Francisco Javier Caracuel Beltrán" w:date="2017-10-20T18:32:00Z">
        <w:r w:rsidRPr="000518B5">
          <w:rPr>
            <w:color w:val="1F4E79" w:themeColor="accent1" w:themeShade="80"/>
            <w:lang w:val="en-GB"/>
            <w:rPrChange w:id="505" w:author="Francisco Javier Caracuel Beltrán" w:date="2017-10-20T18:32:00Z">
              <w:rPr/>
            </w:rPrChange>
          </w:rPr>
          <w:t>generate_gaussian_pyr_imgs(img, n = 4, sigma = 0, sigma_down = 1, border = cv2.BORDER_DEFAULT, own = False)</w:t>
        </w:r>
      </w:ins>
    </w:p>
    <w:p w:rsidR="000518B5" w:rsidRDefault="000518B5">
      <w:pPr>
        <w:ind w:left="360"/>
        <w:jc w:val="left"/>
        <w:rPr>
          <w:ins w:id="506" w:author="Francisco Javier Caracuel Beltrán" w:date="2017-10-20T18:32:00Z"/>
          <w:lang w:val="en-GB"/>
        </w:rPr>
        <w:pPrChange w:id="507" w:author="Francisco Javier Caracuel Beltrán" w:date="2017-10-20T18:32:00Z">
          <w:pPr/>
        </w:pPrChange>
      </w:pPr>
    </w:p>
    <w:p w:rsidR="000518B5" w:rsidRDefault="000518B5">
      <w:pPr>
        <w:ind w:left="360"/>
        <w:rPr>
          <w:ins w:id="508" w:author="Francisco Javier Caracuel Beltrán" w:date="2017-10-20T18:32:00Z"/>
        </w:rPr>
        <w:pPrChange w:id="509" w:author="Francisco Javier Caracuel Beltrán" w:date="2017-10-20T19:07:00Z">
          <w:pPr/>
        </w:pPrChange>
      </w:pPr>
      <w:ins w:id="510" w:author="Francisco Javier Caracuel Beltrán" w:date="2017-10-20T18:32:00Z">
        <w:r w:rsidRPr="000518B5">
          <w:rPr>
            <w:rPrChange w:id="511" w:author="Francisco Javier Caracuel Beltrán" w:date="2017-10-20T18:32:00Z">
              <w:rPr>
                <w:lang w:val="en-GB"/>
              </w:rPr>
            </w:rPrChange>
          </w:rPr>
          <w:t>Esta función recibe una imagen</w:t>
        </w:r>
        <w:r>
          <w:t xml:space="preserve"> (</w:t>
        </w:r>
        <w:r>
          <w:rPr>
            <w:i/>
          </w:rPr>
          <w:t>img</w:t>
        </w:r>
        <w:r>
          <w:t>) y un número (</w:t>
        </w:r>
        <w:r>
          <w:rPr>
            <w:i/>
          </w:rPr>
          <w:t>n</w:t>
        </w:r>
        <w:r>
          <w:t>), de manera que se crea un bucle de n iteraciones.</w:t>
        </w:r>
      </w:ins>
    </w:p>
    <w:p w:rsidR="000518B5" w:rsidRDefault="000518B5">
      <w:pPr>
        <w:ind w:left="360"/>
        <w:rPr>
          <w:ins w:id="512" w:author="Francisco Javier Caracuel Beltrán" w:date="2017-10-20T18:48:00Z"/>
        </w:rPr>
        <w:pPrChange w:id="513" w:author="Francisco Javier Caracuel Beltrán" w:date="2017-10-20T19:07:00Z">
          <w:pPr/>
        </w:pPrChange>
      </w:pPr>
      <w:ins w:id="514" w:author="Francisco Javier Caracuel Beltrán" w:date="2017-10-20T18:33:00Z">
        <w:r>
          <w:t xml:space="preserve">Lo primero que realiza la función es un alisamiento con el sigma recibido llamando a </w:t>
        </w:r>
        <w:r>
          <w:rPr>
            <w:i/>
          </w:rPr>
          <w:t>convolution_c()</w:t>
        </w:r>
        <w:r w:rsidR="00E06EB1">
          <w:t xml:space="preserve">, </w:t>
        </w:r>
      </w:ins>
      <w:ins w:id="515" w:author="Francisco Javier Caracuel Beltrán" w:date="2017-10-20T18:38:00Z">
        <w:r w:rsidR="00E75314">
          <w:t xml:space="preserve">después, </w:t>
        </w:r>
      </w:ins>
      <w:ins w:id="516" w:author="Francisco Javier Caracuel Beltrán" w:date="2017-10-20T18:44:00Z">
        <w:r w:rsidR="00E75314">
          <w:t xml:space="preserve">comienza un bucle de </w:t>
        </w:r>
        <w:r w:rsidR="00E75314">
          <w:rPr>
            <w:i/>
          </w:rPr>
          <w:t xml:space="preserve">n </w:t>
        </w:r>
        <w:r w:rsidR="00E75314" w:rsidRPr="00E75314">
          <w:rPr>
            <w:rPrChange w:id="517" w:author="Francisco Javier Caracuel Beltrán" w:date="2017-10-20T18:46:00Z">
              <w:rPr>
                <w:i/>
              </w:rPr>
            </w:rPrChange>
          </w:rPr>
          <w:t>iteraciones</w:t>
        </w:r>
      </w:ins>
      <w:ins w:id="518" w:author="Francisco Javier Caracuel Beltrán" w:date="2017-10-20T18:46:00Z">
        <w:r w:rsidR="00E75314">
          <w:t xml:space="preserve">, </w:t>
        </w:r>
      </w:ins>
      <w:ins w:id="519" w:author="Francisco Javier Caracuel Beltrán" w:date="2017-10-20T18:38:00Z">
        <w:r w:rsidR="00E75314" w:rsidRPr="00E05B83">
          <w:t>l</w:t>
        </w:r>
        <w:r w:rsidR="00E75314">
          <w:t>lamando a la funci</w:t>
        </w:r>
      </w:ins>
      <w:ins w:id="520" w:author="Francisco Javier Caracuel Beltrán" w:date="2017-10-20T18:39:00Z">
        <w:r w:rsidR="00E75314">
          <w:t xml:space="preserve">ón de OpenCV </w:t>
        </w:r>
        <w:r w:rsidR="00E75314">
          <w:rPr>
            <w:i/>
          </w:rPr>
          <w:t>cv2.pyrDown()</w:t>
        </w:r>
      </w:ins>
      <w:ins w:id="521" w:author="Francisco Javier Caracuel Beltrán" w:date="2017-10-20T18:46:00Z">
        <w:r w:rsidR="00E75314">
          <w:rPr>
            <w:i/>
          </w:rPr>
          <w:t xml:space="preserve"> </w:t>
        </w:r>
        <w:r w:rsidR="00E75314">
          <w:t>en cada una y reduciendo así el tamaño de la imagen.</w:t>
        </w:r>
      </w:ins>
      <w:ins w:id="522" w:author="Francisco Javier Caracuel Beltrán" w:date="2017-10-20T18:47:00Z">
        <w:r w:rsidR="00E75314">
          <w:t xml:space="preserve"> Finalmente, se inserta cada imagen generada en una lista y se devuelve.</w:t>
        </w:r>
      </w:ins>
    </w:p>
    <w:p w:rsidR="00E75314" w:rsidRDefault="00E75314">
      <w:pPr>
        <w:ind w:left="360"/>
        <w:rPr>
          <w:ins w:id="523" w:author="Francisco Javier Caracuel Beltrán" w:date="2017-10-20T18:48:00Z"/>
        </w:rPr>
        <w:pPrChange w:id="524" w:author="Francisco Javier Caracuel Beltrán" w:date="2017-10-20T19:07:00Z">
          <w:pPr/>
        </w:pPrChange>
      </w:pPr>
      <w:ins w:id="525" w:author="Francisco Javier Caracuel Beltrán" w:date="2017-10-20T18:46:00Z">
        <w:r>
          <w:t xml:space="preserve">Como </w:t>
        </w:r>
        <w:r>
          <w:rPr>
            <w:i/>
          </w:rPr>
          <w:t>cv2.pyrDown()</w:t>
        </w:r>
      </w:ins>
      <w:ins w:id="526" w:author="Francisco Javier Caracuel Beltrán" w:date="2017-10-20T18:47:00Z">
        <w:r>
          <w:t xml:space="preserve"> ya hace alisamiento cada vez que reduce la imagen, no es necesario aplicar ningún tratamiento.</w:t>
        </w:r>
      </w:ins>
    </w:p>
    <w:p w:rsidR="00E75314" w:rsidRDefault="00E75314">
      <w:pPr>
        <w:ind w:left="360"/>
        <w:jc w:val="left"/>
        <w:rPr>
          <w:ins w:id="527" w:author="Francisco Javier Caracuel Beltrán" w:date="2017-10-20T18:48:00Z"/>
        </w:rPr>
        <w:pPrChange w:id="528" w:author="Francisco Javier Caracuel Beltrán" w:date="2017-10-20T18:32:00Z">
          <w:pPr/>
        </w:pPrChange>
      </w:pPr>
    </w:p>
    <w:p w:rsidR="00E75314" w:rsidRDefault="00E75314">
      <w:pPr>
        <w:ind w:left="360"/>
        <w:jc w:val="left"/>
        <w:rPr>
          <w:ins w:id="529" w:author="Francisco Javier Caracuel Beltrán" w:date="2017-10-20T18:48:00Z"/>
        </w:rPr>
        <w:pPrChange w:id="530" w:author="Francisco Javier Caracuel Beltrán" w:date="2017-10-20T18:32:00Z">
          <w:pPr/>
        </w:pPrChange>
      </w:pPr>
    </w:p>
    <w:p w:rsidR="00E75314" w:rsidRDefault="00E75314">
      <w:pPr>
        <w:ind w:left="360"/>
        <w:jc w:val="left"/>
        <w:rPr>
          <w:ins w:id="531" w:author="Francisco Javier Caracuel Beltrán" w:date="2017-10-20T18:48:00Z"/>
        </w:rPr>
        <w:pPrChange w:id="532" w:author="Francisco Javier Caracuel Beltrán" w:date="2017-10-20T18:32:00Z">
          <w:pPr/>
        </w:pPrChange>
      </w:pPr>
    </w:p>
    <w:p w:rsidR="00E75314" w:rsidRDefault="00E75314">
      <w:pPr>
        <w:ind w:left="360"/>
        <w:jc w:val="left"/>
        <w:rPr>
          <w:ins w:id="533" w:author="Francisco Javier Caracuel Beltrán" w:date="2017-10-20T18:48:00Z"/>
        </w:rPr>
        <w:pPrChange w:id="534" w:author="Francisco Javier Caracuel Beltrán" w:date="2017-10-20T18:32:00Z">
          <w:pPr/>
        </w:pPrChange>
      </w:pPr>
      <w:ins w:id="535" w:author="Francisco Javier Caracuel Beltrán" w:date="2017-10-20T18:48:00Z">
        <w:r>
          <w:t>El resultado de ejecutar esta función es:</w:t>
        </w:r>
      </w:ins>
    </w:p>
    <w:p w:rsidR="00D91015" w:rsidRDefault="00D91015">
      <w:pPr>
        <w:ind w:left="360"/>
        <w:jc w:val="left"/>
        <w:rPr>
          <w:ins w:id="536" w:author="Francisco Javier Caracuel Beltrán" w:date="2017-10-20T18:49:00Z"/>
        </w:rPr>
        <w:pPrChange w:id="537" w:author="Francisco Javier Caracuel Beltrán" w:date="2017-10-20T18:32:00Z">
          <w:pPr/>
        </w:pPrChange>
      </w:pPr>
      <w:ins w:id="538" w:author="Francisco Javier Caracuel Beltrán" w:date="2017-10-20T18:49:00Z">
        <w:r>
          <w:rPr>
            <w:noProof/>
            <w:lang w:eastAsia="es-ES"/>
          </w:rPr>
          <w:drawing>
            <wp:inline distT="0" distB="0" distL="0" distR="0" wp14:anchorId="01EBC1F7" wp14:editId="4C7CDD6C">
              <wp:extent cx="5401310" cy="2945130"/>
              <wp:effectExtent l="0" t="0" r="889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2945130"/>
                      </a:xfrm>
                      <a:prstGeom prst="rect">
                        <a:avLst/>
                      </a:prstGeom>
                      <a:noFill/>
                      <a:ln>
                        <a:noFill/>
                      </a:ln>
                    </pic:spPr>
                  </pic:pic>
                </a:graphicData>
              </a:graphic>
            </wp:inline>
          </w:drawing>
        </w:r>
        <w:r>
          <w:t xml:space="preserve"> </w:t>
        </w:r>
      </w:ins>
    </w:p>
    <w:p w:rsidR="00D91015" w:rsidRDefault="00D91015">
      <w:pPr>
        <w:ind w:left="360"/>
        <w:jc w:val="left"/>
        <w:rPr>
          <w:ins w:id="539" w:author="Francisco Javier Caracuel Beltrán" w:date="2017-10-20T18:49:00Z"/>
        </w:rPr>
        <w:pPrChange w:id="540" w:author="Francisco Javier Caracuel Beltrán" w:date="2017-10-20T18:32:00Z">
          <w:pPr/>
        </w:pPrChange>
      </w:pPr>
    </w:p>
    <w:p w:rsidR="00D91015" w:rsidRDefault="00D91015">
      <w:pPr>
        <w:ind w:left="360"/>
        <w:rPr>
          <w:ins w:id="541" w:author="Francisco Javier Caracuel Beltrán" w:date="2017-10-20T18:50:00Z"/>
        </w:rPr>
        <w:pPrChange w:id="542" w:author="Francisco Javier Caracuel Beltrán" w:date="2017-10-20T19:07:00Z">
          <w:pPr/>
        </w:pPrChange>
      </w:pPr>
      <w:ins w:id="543" w:author="Francisco Javier Caracuel Beltrán" w:date="2017-10-20T18:49:00Z">
        <w:r>
          <w:t xml:space="preserve">El borde Constant no se puede aplicar en </w:t>
        </w:r>
        <w:r>
          <w:rPr>
            <w:i/>
          </w:rPr>
          <w:t>cv2.pyrDown()</w:t>
        </w:r>
      </w:ins>
      <w:ins w:id="544" w:author="Francisco Javier Caracuel Beltrán" w:date="2017-10-20T18:50:00Z">
        <w:r>
          <w:t xml:space="preserve"> y como es habitual, los otros dos tipos de bordes no se aprecian.</w:t>
        </w:r>
      </w:ins>
    </w:p>
    <w:p w:rsidR="00D91015" w:rsidRDefault="00D91015">
      <w:pPr>
        <w:ind w:left="360"/>
        <w:rPr>
          <w:ins w:id="545" w:author="Francisco Javier Caracuel Beltrán" w:date="2017-10-20T18:52:00Z"/>
        </w:rPr>
        <w:pPrChange w:id="546" w:author="Francisco Javier Caracuel Beltrán" w:date="2017-10-20T19:07:00Z">
          <w:pPr/>
        </w:pPrChange>
      </w:pPr>
      <w:ins w:id="547" w:author="Francisco Javier Caracuel Beltrán" w:date="2017-10-20T18:50:00Z">
        <w:r>
          <w:t xml:space="preserve">Cuando se hace una pirámide </w:t>
        </w:r>
      </w:ins>
      <w:ins w:id="548" w:author="Francisco Javier Caracuel Beltrán" w:date="2017-10-20T18:52:00Z">
        <w:r>
          <w:t>Ga</w:t>
        </w:r>
      </w:ins>
      <w:ins w:id="549" w:author="Francisco Javier Caracuel Beltrán" w:date="2017-10-20T18:50:00Z">
        <w:r>
          <w:t xml:space="preserve">ussiana, al reducir se pierde información, porque </w:t>
        </w:r>
      </w:ins>
      <w:ins w:id="550" w:author="Francisco Javier Caracuel Beltrán" w:date="2017-10-20T18:51:00Z">
        <w:r>
          <w:t>el proceso consiste en eliminar las filas y columnas intermedias y hacer alisamiento. Al mostrar la imagen en un tamaño m</w:t>
        </w:r>
      </w:ins>
      <w:ins w:id="551" w:author="Francisco Javier Caracuel Beltrán" w:date="2017-10-20T18:52:00Z">
        <w:r>
          <w:t>ás pequeño, esa pérdida de información no se aprecia visualmente.</w:t>
        </w:r>
      </w:ins>
    </w:p>
    <w:p w:rsidR="00D91015" w:rsidRDefault="00D91015">
      <w:pPr>
        <w:ind w:left="360"/>
        <w:jc w:val="left"/>
        <w:rPr>
          <w:ins w:id="552" w:author="Francisco Javier Caracuel Beltrán" w:date="2017-10-20T18:52:00Z"/>
        </w:rPr>
        <w:pPrChange w:id="553" w:author="Francisco Javier Caracuel Beltrán" w:date="2017-10-20T18:32:00Z">
          <w:pPr/>
        </w:pPrChange>
      </w:pPr>
    </w:p>
    <w:p w:rsidR="00D91015" w:rsidRDefault="00D91015">
      <w:pPr>
        <w:ind w:left="360"/>
        <w:jc w:val="left"/>
        <w:rPr>
          <w:ins w:id="554" w:author="Francisco Javier Caracuel Beltrán" w:date="2017-10-20T18:52:00Z"/>
        </w:rPr>
        <w:pPrChange w:id="555" w:author="Francisco Javier Caracuel Beltrán" w:date="2017-10-20T18:32:00Z">
          <w:pPr/>
        </w:pPrChange>
      </w:pPr>
    </w:p>
    <w:p w:rsidR="00D91015" w:rsidRDefault="00D91015">
      <w:pPr>
        <w:ind w:left="360"/>
        <w:jc w:val="left"/>
        <w:rPr>
          <w:ins w:id="556" w:author="Francisco Javier Caracuel Beltrán" w:date="2017-10-20T18:52:00Z"/>
        </w:rPr>
        <w:pPrChange w:id="557" w:author="Francisco Javier Caracuel Beltrán" w:date="2017-10-20T18:32:00Z">
          <w:pPr/>
        </w:pPrChange>
      </w:pPr>
    </w:p>
    <w:p w:rsidR="00D91015" w:rsidRDefault="00D91015">
      <w:pPr>
        <w:ind w:left="360"/>
        <w:jc w:val="left"/>
        <w:rPr>
          <w:ins w:id="558" w:author="Francisco Javier Caracuel Beltrán" w:date="2017-10-20T18:52:00Z"/>
        </w:rPr>
        <w:pPrChange w:id="559" w:author="Francisco Javier Caracuel Beltrán" w:date="2017-10-20T18:32:00Z">
          <w:pPr/>
        </w:pPrChange>
      </w:pPr>
    </w:p>
    <w:p w:rsidR="00D91015" w:rsidRDefault="00D91015">
      <w:pPr>
        <w:ind w:left="360"/>
        <w:jc w:val="left"/>
        <w:rPr>
          <w:ins w:id="560" w:author="Francisco Javier Caracuel Beltrán" w:date="2017-10-20T18:52:00Z"/>
        </w:rPr>
        <w:pPrChange w:id="561" w:author="Francisco Javier Caracuel Beltrán" w:date="2017-10-20T18:32:00Z">
          <w:pPr/>
        </w:pPrChange>
      </w:pPr>
    </w:p>
    <w:p w:rsidR="00D91015" w:rsidRDefault="00D91015">
      <w:pPr>
        <w:ind w:left="360"/>
        <w:jc w:val="left"/>
        <w:rPr>
          <w:ins w:id="562" w:author="Francisco Javier Caracuel Beltrán" w:date="2017-10-20T18:52:00Z"/>
        </w:rPr>
        <w:pPrChange w:id="563" w:author="Francisco Javier Caracuel Beltrán" w:date="2017-10-20T18:32:00Z">
          <w:pPr/>
        </w:pPrChange>
      </w:pPr>
    </w:p>
    <w:p w:rsidR="00D91015" w:rsidRDefault="00D91015">
      <w:pPr>
        <w:ind w:left="360"/>
        <w:jc w:val="left"/>
        <w:rPr>
          <w:ins w:id="564" w:author="Francisco Javier Caracuel Beltrán" w:date="2017-10-20T18:52:00Z"/>
        </w:rPr>
        <w:pPrChange w:id="565" w:author="Francisco Javier Caracuel Beltrán" w:date="2017-10-20T18:32:00Z">
          <w:pPr/>
        </w:pPrChange>
      </w:pPr>
    </w:p>
    <w:p w:rsidR="00D91015" w:rsidRDefault="00D91015">
      <w:pPr>
        <w:ind w:left="360"/>
        <w:jc w:val="left"/>
        <w:rPr>
          <w:ins w:id="566" w:author="Francisco Javier Caracuel Beltrán" w:date="2017-10-20T18:52:00Z"/>
        </w:rPr>
        <w:pPrChange w:id="567" w:author="Francisco Javier Caracuel Beltrán" w:date="2017-10-20T18:32:00Z">
          <w:pPr/>
        </w:pPrChange>
      </w:pPr>
    </w:p>
    <w:p w:rsidR="00D91015" w:rsidRDefault="00D91015">
      <w:pPr>
        <w:ind w:left="360"/>
        <w:jc w:val="left"/>
        <w:rPr>
          <w:ins w:id="568" w:author="Francisco Javier Caracuel Beltrán" w:date="2017-10-20T18:52:00Z"/>
        </w:rPr>
        <w:pPrChange w:id="569" w:author="Francisco Javier Caracuel Beltrán" w:date="2017-10-20T18:32:00Z">
          <w:pPr/>
        </w:pPrChange>
      </w:pPr>
    </w:p>
    <w:p w:rsidR="00D91015" w:rsidRDefault="00D91015">
      <w:pPr>
        <w:ind w:left="360"/>
        <w:jc w:val="left"/>
        <w:rPr>
          <w:ins w:id="570" w:author="Francisco Javier Caracuel Beltrán" w:date="2017-10-20T18:52:00Z"/>
        </w:rPr>
        <w:pPrChange w:id="571" w:author="Francisco Javier Caracuel Beltrán" w:date="2017-10-20T18:32:00Z">
          <w:pPr/>
        </w:pPrChange>
      </w:pPr>
    </w:p>
    <w:p w:rsidR="00D91015" w:rsidRDefault="00D91015">
      <w:pPr>
        <w:ind w:left="360"/>
        <w:jc w:val="left"/>
        <w:rPr>
          <w:ins w:id="572" w:author="Francisco Javier Caracuel Beltrán" w:date="2017-10-20T18:52:00Z"/>
        </w:rPr>
        <w:pPrChange w:id="573" w:author="Francisco Javier Caracuel Beltrán" w:date="2017-10-20T18:32:00Z">
          <w:pPr/>
        </w:pPrChange>
      </w:pPr>
    </w:p>
    <w:p w:rsidR="00D91015" w:rsidRDefault="00D91015">
      <w:pPr>
        <w:ind w:left="360"/>
        <w:jc w:val="left"/>
        <w:rPr>
          <w:ins w:id="574" w:author="Francisco Javier Caracuel Beltrán" w:date="2017-10-20T18:53:00Z"/>
        </w:rPr>
        <w:pPrChange w:id="575" w:author="Francisco Javier Caracuel Beltrán" w:date="2017-10-20T18:32:00Z">
          <w:pPr/>
        </w:pPrChange>
      </w:pPr>
    </w:p>
    <w:p w:rsidR="00D91015" w:rsidRDefault="00D91015">
      <w:pPr>
        <w:ind w:left="360"/>
        <w:jc w:val="left"/>
        <w:rPr>
          <w:ins w:id="576" w:author="Francisco Javier Caracuel Beltrán" w:date="2017-10-20T18:53:00Z"/>
        </w:rPr>
        <w:pPrChange w:id="577" w:author="Francisco Javier Caracuel Beltrán" w:date="2017-10-20T18:32:00Z">
          <w:pPr/>
        </w:pPrChange>
      </w:pPr>
    </w:p>
    <w:p w:rsidR="00D91015" w:rsidRDefault="00D91015">
      <w:pPr>
        <w:ind w:left="360"/>
        <w:jc w:val="left"/>
        <w:rPr>
          <w:ins w:id="578" w:author="Francisco Javier Caracuel Beltrán" w:date="2017-10-20T18:52:00Z"/>
        </w:rPr>
        <w:pPrChange w:id="579" w:author="Francisco Javier Caracuel Beltrán" w:date="2017-10-20T18:32:00Z">
          <w:pPr/>
        </w:pPrChange>
      </w:pPr>
    </w:p>
    <w:p w:rsidR="00D91015" w:rsidRDefault="00D91015">
      <w:pPr>
        <w:pStyle w:val="Ttulo2"/>
        <w:numPr>
          <w:ilvl w:val="0"/>
          <w:numId w:val="4"/>
        </w:numPr>
        <w:rPr>
          <w:ins w:id="580" w:author="Francisco Javier Caracuel Beltrán" w:date="2017-10-20T18:53:00Z"/>
        </w:rPr>
        <w:pPrChange w:id="581" w:author="Francisco Javier Caracuel Beltrán" w:date="2017-10-20T18:52:00Z">
          <w:pPr/>
        </w:pPrChange>
      </w:pPr>
      <w:bookmarkStart w:id="582" w:name="_Toc496295254"/>
      <w:ins w:id="583" w:author="Francisco Javier Caracuel Beltrán" w:date="2017-10-20T18:52:00Z">
        <w:r>
          <w:t>Una función que genere una representación en pirámide Laplaciana</w:t>
        </w:r>
      </w:ins>
      <w:ins w:id="584" w:author="Francisco Javier Caracuel Beltrán" w:date="2017-10-20T18:53:00Z">
        <w:r>
          <w:t xml:space="preserve"> de 4 niveles de una imagen. Mostrar ejemplos de funcionamiento usando dos tipos de bordes y dos valores distintos de sigma.</w:t>
        </w:r>
        <w:bookmarkEnd w:id="582"/>
      </w:ins>
    </w:p>
    <w:p w:rsidR="00D91015" w:rsidRDefault="00D91015" w:rsidP="00E05B83">
      <w:pPr>
        <w:rPr>
          <w:ins w:id="585" w:author="Francisco Javier Caracuel Beltrán" w:date="2017-10-20T18:53:00Z"/>
        </w:rPr>
      </w:pPr>
    </w:p>
    <w:p w:rsidR="00D91015" w:rsidRDefault="00D91015">
      <w:pPr>
        <w:ind w:left="360"/>
        <w:rPr>
          <w:ins w:id="586" w:author="Francisco Javier Caracuel Beltrán" w:date="2017-10-20T18:57:00Z"/>
        </w:rPr>
        <w:pPrChange w:id="587" w:author="Francisco Javier Caracuel Beltrán" w:date="2017-10-20T18:57:00Z">
          <w:pPr/>
        </w:pPrChange>
      </w:pPr>
      <w:ins w:id="588" w:author="Francisco Javier Caracuel Beltrán" w:date="2017-10-20T18:57:00Z">
        <w:r>
          <w:t>Se crea una función con la siguiente cabecera:</w:t>
        </w:r>
      </w:ins>
    </w:p>
    <w:p w:rsidR="00D91015" w:rsidRDefault="00D91015">
      <w:pPr>
        <w:ind w:left="360"/>
        <w:jc w:val="center"/>
        <w:rPr>
          <w:ins w:id="589" w:author="Francisco Javier Caracuel Beltrán" w:date="2017-10-20T18:57:00Z"/>
          <w:color w:val="1F4E79" w:themeColor="accent1" w:themeShade="80"/>
        </w:rPr>
        <w:pPrChange w:id="590" w:author="Francisco Javier Caracuel Beltrán" w:date="2017-10-20T18:57:00Z">
          <w:pPr/>
        </w:pPrChange>
      </w:pPr>
      <w:ins w:id="591" w:author="Francisco Javier Caracuel Beltrán" w:date="2017-10-20T18:57:00Z">
        <w:r w:rsidRPr="00D91015">
          <w:rPr>
            <w:color w:val="1F4E79" w:themeColor="accent1" w:themeShade="80"/>
            <w:rPrChange w:id="592" w:author="Francisco Javier Caracuel Beltrán" w:date="2017-10-20T18:57:00Z">
              <w:rPr/>
            </w:rPrChange>
          </w:rPr>
          <w:t>generate_laplacian_pyr_imgs(img, n = 4, sigma = 0, border = cv2.BORDER_DEFAULT, own = False)</w:t>
        </w:r>
      </w:ins>
    </w:p>
    <w:p w:rsidR="00D91015" w:rsidRDefault="00D91015">
      <w:pPr>
        <w:ind w:left="360"/>
        <w:jc w:val="left"/>
        <w:rPr>
          <w:ins w:id="593" w:author="Francisco Javier Caracuel Beltrán" w:date="2017-10-20T18:57:00Z"/>
          <w:color w:val="000000" w:themeColor="text1"/>
        </w:rPr>
        <w:pPrChange w:id="594" w:author="Francisco Javier Caracuel Beltrán" w:date="2017-10-20T18:57:00Z">
          <w:pPr/>
        </w:pPrChange>
      </w:pPr>
    </w:p>
    <w:p w:rsidR="00D91015" w:rsidRDefault="00D91015">
      <w:pPr>
        <w:ind w:left="360"/>
        <w:rPr>
          <w:ins w:id="595" w:author="Francisco Javier Caracuel Beltrán" w:date="2017-10-20T18:59:00Z"/>
          <w:color w:val="000000" w:themeColor="text1"/>
        </w:rPr>
        <w:pPrChange w:id="596" w:author="Francisco Javier Caracuel Beltrán" w:date="2017-10-20T19:07:00Z">
          <w:pPr/>
        </w:pPrChange>
      </w:pPr>
      <w:ins w:id="597" w:author="Francisco Javier Caracuel Beltrán" w:date="2017-10-20T18:57:00Z">
        <w:r>
          <w:rPr>
            <w:color w:val="000000" w:themeColor="text1"/>
          </w:rPr>
          <w:t>La idea de generar una pir</w:t>
        </w:r>
      </w:ins>
      <w:ins w:id="598" w:author="Francisco Javier Caracuel Beltrán" w:date="2017-10-20T18:58:00Z">
        <w:r>
          <w:rPr>
            <w:color w:val="000000" w:themeColor="text1"/>
          </w:rPr>
          <w:t>ámide Laplaciana es la misma que en la pirámide Gaussiana. La diferencia es que en este caso, las imágenes que se muestran son la diferencia entre la imagen original y la imagen producto de reducir y aumentarla, es decir, lo que se muestra es la p</w:t>
        </w:r>
      </w:ins>
      <w:ins w:id="599" w:author="Francisco Javier Caracuel Beltrán" w:date="2017-10-20T18:59:00Z">
        <w:r>
          <w:rPr>
            <w:color w:val="000000" w:themeColor="text1"/>
          </w:rPr>
          <w:t xml:space="preserve">érdida de información que </w:t>
        </w:r>
        <w:r w:rsidR="00816879">
          <w:rPr>
            <w:color w:val="000000" w:themeColor="text1"/>
          </w:rPr>
          <w:t>se produce</w:t>
        </w:r>
        <w:r>
          <w:rPr>
            <w:color w:val="000000" w:themeColor="text1"/>
          </w:rPr>
          <w:t xml:space="preserve"> en cada escalado</w:t>
        </w:r>
        <w:r w:rsidR="00816879">
          <w:rPr>
            <w:color w:val="000000" w:themeColor="text1"/>
          </w:rPr>
          <w:t>.</w:t>
        </w:r>
      </w:ins>
    </w:p>
    <w:p w:rsidR="00816879" w:rsidRDefault="00816879">
      <w:pPr>
        <w:ind w:left="360"/>
        <w:rPr>
          <w:ins w:id="600" w:author="Francisco Javier Caracuel Beltrán" w:date="2017-10-20T19:00:00Z"/>
          <w:color w:val="000000" w:themeColor="text1"/>
        </w:rPr>
        <w:pPrChange w:id="601" w:author="Francisco Javier Caracuel Beltrán" w:date="2017-10-20T19:07:00Z">
          <w:pPr/>
        </w:pPrChange>
      </w:pPr>
      <w:ins w:id="602" w:author="Francisco Javier Caracuel Beltrán" w:date="2017-10-20T18:59:00Z">
        <w:r>
          <w:rPr>
            <w:color w:val="000000" w:themeColor="text1"/>
          </w:rPr>
          <w:t>La implementación básica es similar a la de la pirámide Gaussiana, por lo que se explica los aspectos peculiares de la pir</w:t>
        </w:r>
      </w:ins>
      <w:ins w:id="603" w:author="Francisco Javier Caracuel Beltrán" w:date="2017-10-20T19:00:00Z">
        <w:r>
          <w:rPr>
            <w:color w:val="000000" w:themeColor="text1"/>
          </w:rPr>
          <w:t>ámide Laplaciana.</w:t>
        </w:r>
      </w:ins>
    </w:p>
    <w:p w:rsidR="00816879" w:rsidRDefault="00816879">
      <w:pPr>
        <w:ind w:left="360"/>
        <w:rPr>
          <w:ins w:id="604" w:author="Francisco Javier Caracuel Beltrán" w:date="2017-10-20T19:02:00Z"/>
          <w:color w:val="000000" w:themeColor="text1"/>
        </w:rPr>
        <w:pPrChange w:id="605" w:author="Francisco Javier Caracuel Beltrán" w:date="2017-10-20T19:07:00Z">
          <w:pPr/>
        </w:pPrChange>
      </w:pPr>
      <w:ins w:id="606" w:author="Francisco Javier Caracuel Beltrán" w:date="2017-10-20T19:00:00Z">
        <w:r>
          <w:rPr>
            <w:color w:val="000000" w:themeColor="text1"/>
          </w:rPr>
          <w:t>Cuando se reduce una imagen a la mitad y el número de filas o columnas es impar, se produce una imagen con un n</w:t>
        </w:r>
      </w:ins>
      <w:ins w:id="607" w:author="Francisco Javier Caracuel Beltrán" w:date="2017-10-20T19:01:00Z">
        <w:r>
          <w:rPr>
            <w:color w:val="000000" w:themeColor="text1"/>
          </w:rPr>
          <w:t>úmero de filas o columnas que, si se vuelve a duplicar su tamaño, ya no coincide con la imagen original. Este hecho hace que no se pueda hacer la diferencia entre ambas im</w:t>
        </w:r>
      </w:ins>
      <w:ins w:id="608" w:author="Francisco Javier Caracuel Beltrán" w:date="2017-10-20T19:02:00Z">
        <w:r>
          <w:rPr>
            <w:color w:val="000000" w:themeColor="text1"/>
          </w:rPr>
          <w:t>ágenes.</w:t>
        </w:r>
      </w:ins>
    </w:p>
    <w:p w:rsidR="00816879" w:rsidRDefault="00816879">
      <w:pPr>
        <w:ind w:left="360"/>
        <w:rPr>
          <w:ins w:id="609" w:author="Francisco Javier Caracuel Beltrán" w:date="2017-10-20T19:04:00Z"/>
          <w:color w:val="000000" w:themeColor="text1"/>
        </w:rPr>
        <w:pPrChange w:id="610" w:author="Francisco Javier Caracuel Beltrán" w:date="2017-10-20T19:07:00Z">
          <w:pPr/>
        </w:pPrChange>
      </w:pPr>
      <w:ins w:id="611" w:author="Francisco Javier Caracuel Beltrán" w:date="2017-10-20T19:02:00Z">
        <w:r>
          <w:rPr>
            <w:color w:val="000000" w:themeColor="text1"/>
          </w:rPr>
          <w:t>La solución para este hecho es utilizar un canvas con el número de filas y columnas de tamaño a la potencia de 2 m</w:t>
        </w:r>
      </w:ins>
      <w:ins w:id="612" w:author="Francisco Javier Caracuel Beltrán" w:date="2017-10-20T19:03:00Z">
        <w:r>
          <w:rPr>
            <w:color w:val="000000" w:themeColor="text1"/>
          </w:rPr>
          <w:t>ás próxima. Si se tiene una imagen de 500x500, se crea un canvas de 512x512 y se copia la imagen original en él. De este modo se pueden hacer todas las operaciones sin problema y cuando haya que devolver la imagen calculada, es suficiente con recuperar el trozo de imagen que ocupaba la imagen original.</w:t>
        </w:r>
      </w:ins>
    </w:p>
    <w:p w:rsidR="00816879" w:rsidRDefault="00816879">
      <w:pPr>
        <w:ind w:left="360"/>
        <w:rPr>
          <w:ins w:id="613" w:author="Francisco Javier Caracuel Beltrán" w:date="2017-10-20T19:04:00Z"/>
          <w:color w:val="000000" w:themeColor="text1"/>
        </w:rPr>
        <w:pPrChange w:id="614" w:author="Francisco Javier Caracuel Beltrán" w:date="2017-10-20T19:07:00Z">
          <w:pPr/>
        </w:pPrChange>
      </w:pPr>
    </w:p>
    <w:p w:rsidR="00816879" w:rsidRDefault="00816879">
      <w:pPr>
        <w:ind w:left="360"/>
        <w:jc w:val="left"/>
        <w:rPr>
          <w:ins w:id="615" w:author="Francisco Javier Caracuel Beltrán" w:date="2017-10-20T19:04:00Z"/>
          <w:color w:val="000000" w:themeColor="text1"/>
        </w:rPr>
        <w:pPrChange w:id="616" w:author="Francisco Javier Caracuel Beltrán" w:date="2017-10-20T18:57:00Z">
          <w:pPr/>
        </w:pPrChange>
      </w:pPr>
      <w:ins w:id="617" w:author="Francisco Javier Caracuel Beltrán" w:date="2017-10-20T19:04:00Z">
        <w:r>
          <w:rPr>
            <w:color w:val="000000" w:themeColor="text1"/>
          </w:rPr>
          <w:t>El resultado de ejecutar esta función es:</w:t>
        </w:r>
      </w:ins>
    </w:p>
    <w:p w:rsidR="00816879" w:rsidRDefault="00816879">
      <w:pPr>
        <w:ind w:left="360"/>
        <w:jc w:val="left"/>
        <w:rPr>
          <w:ins w:id="618" w:author="Francisco Javier Caracuel Beltrán" w:date="2017-10-20T19:04:00Z"/>
          <w:color w:val="000000" w:themeColor="text1"/>
        </w:rPr>
        <w:pPrChange w:id="619" w:author="Francisco Javier Caracuel Beltrán" w:date="2017-10-20T18:57:00Z">
          <w:pPr/>
        </w:pPrChange>
      </w:pPr>
      <w:ins w:id="620" w:author="Francisco Javier Caracuel Beltrán" w:date="2017-10-20T19:04:00Z">
        <w:r>
          <w:rPr>
            <w:noProof/>
            <w:color w:val="000000" w:themeColor="text1"/>
            <w:lang w:eastAsia="es-ES"/>
          </w:rPr>
          <w:drawing>
            <wp:inline distT="0" distB="0" distL="0" distR="0">
              <wp:extent cx="5401310" cy="2945130"/>
              <wp:effectExtent l="0" t="0" r="889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2945130"/>
                      </a:xfrm>
                      <a:prstGeom prst="rect">
                        <a:avLst/>
                      </a:prstGeom>
                      <a:noFill/>
                      <a:ln>
                        <a:noFill/>
                      </a:ln>
                    </pic:spPr>
                  </pic:pic>
                </a:graphicData>
              </a:graphic>
            </wp:inline>
          </w:drawing>
        </w:r>
      </w:ins>
    </w:p>
    <w:p w:rsidR="00816879" w:rsidRDefault="00816879">
      <w:pPr>
        <w:ind w:left="360"/>
        <w:rPr>
          <w:ins w:id="621" w:author="Francisco Javier Caracuel Beltrán" w:date="2017-10-20T19:04:00Z"/>
          <w:color w:val="000000" w:themeColor="text1"/>
        </w:rPr>
        <w:pPrChange w:id="622" w:author="Francisco Javier Caracuel Beltrán" w:date="2017-10-20T19:07:00Z">
          <w:pPr/>
        </w:pPrChange>
      </w:pPr>
    </w:p>
    <w:p w:rsidR="00816879" w:rsidRPr="00D91015" w:rsidRDefault="00816879">
      <w:pPr>
        <w:ind w:left="360"/>
        <w:rPr>
          <w:ins w:id="623" w:author="Francisco Javier Caracuel Beltrán" w:date="2017-10-20T18:33:00Z"/>
          <w:color w:val="000000" w:themeColor="text1"/>
          <w:rPrChange w:id="624" w:author="Francisco Javier Caracuel Beltrán" w:date="2017-10-20T18:57:00Z">
            <w:rPr>
              <w:ins w:id="625" w:author="Francisco Javier Caracuel Beltrán" w:date="2017-10-20T18:33:00Z"/>
            </w:rPr>
          </w:rPrChange>
        </w:rPr>
        <w:pPrChange w:id="626" w:author="Francisco Javier Caracuel Beltrán" w:date="2017-10-20T19:07:00Z">
          <w:pPr/>
        </w:pPrChange>
      </w:pPr>
      <w:ins w:id="627" w:author="Francisco Javier Caracuel Beltrán" w:date="2017-10-20T19:05:00Z">
        <w:r>
          <w:rPr>
            <w:color w:val="000000" w:themeColor="text1"/>
          </w:rPr>
          <w:t>La pirámide Laplaciana muestra la pérdida que se produce en cada escalado. Como en el último nivel se tiene la imagen original, si se duplica su tamaño y se le suma la imagen del nivel n+1, se tiene la imagen en dicha escala sin p</w:t>
        </w:r>
      </w:ins>
      <w:ins w:id="628" w:author="Francisco Javier Caracuel Beltrán" w:date="2017-10-20T19:06:00Z">
        <w:r>
          <w:rPr>
            <w:color w:val="000000" w:themeColor="text1"/>
          </w:rPr>
          <w:t>érdida de información. De este modo se puede redimensionar una imagen</w:t>
        </w:r>
      </w:ins>
      <w:ins w:id="629" w:author="Francisco Javier Caracuel Beltrán" w:date="2017-10-20T19:07:00Z">
        <w:r>
          <w:rPr>
            <w:color w:val="000000" w:themeColor="text1"/>
          </w:rPr>
          <w:t xml:space="preserve"> a su tamaño original y que sea exactamente igual que en su inicio.</w:t>
        </w:r>
      </w:ins>
    </w:p>
    <w:p w:rsidR="000518B5" w:rsidRPr="000518B5" w:rsidRDefault="000518B5">
      <w:pPr>
        <w:ind w:left="360"/>
        <w:jc w:val="left"/>
        <w:rPr>
          <w:rPrChange w:id="630" w:author="Francisco Javier Caracuel Beltrán" w:date="2017-10-20T18:33:00Z">
            <w:rPr>
              <w:sz w:val="28"/>
            </w:rPr>
          </w:rPrChange>
        </w:rPr>
        <w:pPrChange w:id="631" w:author="Francisco Javier Caracuel Beltrán" w:date="2017-10-20T18:32:00Z">
          <w:pPr/>
        </w:pPrChange>
      </w:pPr>
    </w:p>
    <w:p w:rsidR="00871545" w:rsidRDefault="00871545" w:rsidP="00AE677D">
      <w:pPr>
        <w:rPr>
          <w:ins w:id="632" w:author="Francisco Javier Caracuel Beltrán" w:date="2017-10-20T18:48:00Z"/>
          <w:sz w:val="28"/>
        </w:rPr>
      </w:pPr>
    </w:p>
    <w:p w:rsidR="00E75314" w:rsidRDefault="00816879">
      <w:pPr>
        <w:pStyle w:val="Ttulo1"/>
        <w:numPr>
          <w:ilvl w:val="0"/>
          <w:numId w:val="6"/>
        </w:numPr>
        <w:rPr>
          <w:ins w:id="633" w:author="Francisco Javier Caracuel Beltrán" w:date="2017-10-20T19:09:00Z"/>
        </w:rPr>
        <w:pPrChange w:id="634" w:author="Francisco Javier Caracuel Beltrán" w:date="2017-10-20T19:08:00Z">
          <w:pPr/>
        </w:pPrChange>
      </w:pPr>
      <w:bookmarkStart w:id="635" w:name="_Toc496295255"/>
      <w:ins w:id="636" w:author="Francisco Javier Caracuel Beltrán" w:date="2017-10-20T19:08:00Z">
        <w:r>
          <w:t>Imágenes Híbridas</w:t>
        </w:r>
      </w:ins>
      <w:ins w:id="637" w:author="Francisco Javier Caracuel Beltrán" w:date="2017-10-20T19:09:00Z">
        <w:r>
          <w:t>:</w:t>
        </w:r>
        <w:bookmarkEnd w:id="635"/>
      </w:ins>
    </w:p>
    <w:p w:rsidR="00816879" w:rsidRDefault="00816879" w:rsidP="00E05B83">
      <w:pPr>
        <w:rPr>
          <w:ins w:id="638" w:author="Francisco Javier Caracuel Beltrán" w:date="2017-10-20T19:09:00Z"/>
        </w:rPr>
      </w:pPr>
    </w:p>
    <w:p w:rsidR="00816879" w:rsidRDefault="00816879">
      <w:pPr>
        <w:pStyle w:val="Ttulo2"/>
        <w:numPr>
          <w:ilvl w:val="0"/>
          <w:numId w:val="7"/>
        </w:numPr>
        <w:rPr>
          <w:ins w:id="639" w:author="Francisco Javier Caracuel Beltrán" w:date="2017-10-20T19:10:00Z"/>
        </w:rPr>
        <w:pPrChange w:id="640" w:author="Francisco Javier Caracuel Beltrán" w:date="2017-10-20T19:09:00Z">
          <w:pPr/>
        </w:pPrChange>
      </w:pPr>
      <w:bookmarkStart w:id="641" w:name="_Toc496295256"/>
      <w:ins w:id="642" w:author="Francisco Javier Caracuel Beltrán" w:date="2017-10-20T19:09:00Z">
        <w:r>
          <w:t>Implementar una función que genera las imágenes de baja y alta frecuencia a partir de las parejas de imágenes. El valor de sigma m</w:t>
        </w:r>
      </w:ins>
      <w:ins w:id="643" w:author="Francisco Javier Caracuel Beltrán" w:date="2017-10-20T19:10:00Z">
        <w:r>
          <w:t>ás adecuado para cada pareja habrá que encontrarlo por experimentación.</w:t>
        </w:r>
        <w:bookmarkEnd w:id="641"/>
      </w:ins>
    </w:p>
    <w:p w:rsidR="00816879" w:rsidRDefault="00816879" w:rsidP="00E05B83">
      <w:pPr>
        <w:rPr>
          <w:ins w:id="644" w:author="Francisco Javier Caracuel Beltrán" w:date="2017-10-20T19:10:00Z"/>
        </w:rPr>
      </w:pPr>
    </w:p>
    <w:p w:rsidR="00816879" w:rsidRPr="00E05B83" w:rsidRDefault="00816879">
      <w:pPr>
        <w:ind w:left="360"/>
        <w:rPr>
          <w:ins w:id="645" w:author="Francisco Javier Caracuel Beltrán" w:date="2017-10-20T18:48:00Z"/>
        </w:rPr>
        <w:pPrChange w:id="646" w:author="Francisco Javier Caracuel Beltrán" w:date="2017-10-20T19:10:00Z">
          <w:pPr/>
        </w:pPrChange>
      </w:pPr>
    </w:p>
    <w:p w:rsidR="00E75314" w:rsidRDefault="003A48B6">
      <w:pPr>
        <w:ind w:left="360"/>
        <w:rPr>
          <w:ins w:id="647" w:author="Francisco Javier Caracuel Beltrán" w:date="2017-10-20T19:10:00Z"/>
        </w:rPr>
        <w:pPrChange w:id="648" w:author="Francisco Javier Caracuel Beltrán" w:date="2017-10-20T19:10:00Z">
          <w:pPr/>
        </w:pPrChange>
      </w:pPr>
      <w:ins w:id="649" w:author="Francisco Javier Caracuel Beltrán" w:date="2017-10-20T19:10:00Z">
        <w:r>
          <w:t>Se crea una función con la siguiente cabecera:</w:t>
        </w:r>
      </w:ins>
    </w:p>
    <w:p w:rsidR="003A48B6" w:rsidRDefault="003A48B6">
      <w:pPr>
        <w:ind w:left="360"/>
        <w:jc w:val="center"/>
        <w:rPr>
          <w:ins w:id="650" w:author="Francisco Javier Caracuel Beltrán" w:date="2017-10-20T19:11:00Z"/>
          <w:color w:val="1F4E79" w:themeColor="accent1" w:themeShade="80"/>
          <w:lang w:val="en-GB"/>
        </w:rPr>
        <w:pPrChange w:id="651" w:author="Francisco Javier Caracuel Beltrán" w:date="2017-10-20T19:11:00Z">
          <w:pPr/>
        </w:pPrChange>
      </w:pPr>
      <w:ins w:id="652" w:author="Francisco Javier Caracuel Beltrán" w:date="2017-10-20T19:11:00Z">
        <w:r w:rsidRPr="003A48B6">
          <w:rPr>
            <w:color w:val="1F4E79" w:themeColor="accent1" w:themeShade="80"/>
            <w:lang w:val="en-GB"/>
            <w:rPrChange w:id="653" w:author="Francisco Javier Caracuel Beltrán" w:date="2017-10-20T19:11:00Z">
              <w:rPr/>
            </w:rPrChange>
          </w:rPr>
          <w:t>generate_low_high_imgs(img1, img2, sigma1 = 0, sigma2 = 0, own = False)</w:t>
        </w:r>
      </w:ins>
    </w:p>
    <w:p w:rsidR="003A48B6" w:rsidRDefault="003A48B6">
      <w:pPr>
        <w:ind w:left="360"/>
        <w:jc w:val="left"/>
        <w:rPr>
          <w:ins w:id="654" w:author="Francisco Javier Caracuel Beltrán" w:date="2017-10-20T19:11:00Z"/>
          <w:lang w:val="en-GB"/>
        </w:rPr>
        <w:pPrChange w:id="655" w:author="Francisco Javier Caracuel Beltrán" w:date="2017-10-20T19:11:00Z">
          <w:pPr/>
        </w:pPrChange>
      </w:pPr>
    </w:p>
    <w:p w:rsidR="003A48B6" w:rsidRDefault="003A48B6">
      <w:pPr>
        <w:ind w:left="360"/>
        <w:rPr>
          <w:ins w:id="656" w:author="Francisco Javier Caracuel Beltrán" w:date="2017-10-20T19:12:00Z"/>
        </w:rPr>
        <w:pPrChange w:id="657" w:author="Francisco Javier Caracuel Beltrán" w:date="2017-10-20T19:16:00Z">
          <w:pPr/>
        </w:pPrChange>
      </w:pPr>
      <w:ins w:id="658" w:author="Francisco Javier Caracuel Beltrán" w:date="2017-10-20T19:11:00Z">
        <w:r w:rsidRPr="003A48B6">
          <w:rPr>
            <w:rPrChange w:id="659" w:author="Francisco Javier Caracuel Beltrán" w:date="2017-10-20T19:11:00Z">
              <w:rPr>
                <w:lang w:val="en-GB"/>
              </w:rPr>
            </w:rPrChange>
          </w:rPr>
          <w:t xml:space="preserve">Las frecuencias bajas son las que el ojo humano percibe cuando se encuentra lejos del objeto. </w:t>
        </w:r>
        <w:r>
          <w:t>En cuanto a las im</w:t>
        </w:r>
      </w:ins>
      <w:ins w:id="660" w:author="Francisco Javier Caracuel Beltrán" w:date="2017-10-20T19:12:00Z">
        <w:r>
          <w:t>ágenes, se consiguen las frecuencias bajas aplicando un alisamiento.</w:t>
        </w:r>
      </w:ins>
    </w:p>
    <w:p w:rsidR="003A48B6" w:rsidRDefault="003A48B6">
      <w:pPr>
        <w:ind w:left="360"/>
        <w:rPr>
          <w:ins w:id="661" w:author="Francisco Javier Caracuel Beltrán" w:date="2017-10-20T19:13:00Z"/>
        </w:rPr>
        <w:pPrChange w:id="662" w:author="Francisco Javier Caracuel Beltrán" w:date="2017-10-20T19:16:00Z">
          <w:pPr/>
        </w:pPrChange>
      </w:pPr>
      <w:ins w:id="663" w:author="Francisco Javier Caracuel Beltrán" w:date="2017-10-20T19:12:00Z">
        <w:r>
          <w:t>Las frecuencias altas son las que el ojo humano percibe cuando se encuentra cerca del objeto. En cuanto a las imágenes, se consiguen restando a la imagen original, las frecuencias bajas.</w:t>
        </w:r>
      </w:ins>
    </w:p>
    <w:p w:rsidR="003A48B6" w:rsidRDefault="003A48B6">
      <w:pPr>
        <w:ind w:left="360"/>
        <w:rPr>
          <w:ins w:id="664" w:author="Francisco Javier Caracuel Beltrán" w:date="2017-10-20T19:14:00Z"/>
        </w:rPr>
        <w:pPrChange w:id="665" w:author="Francisco Javier Caracuel Beltrán" w:date="2017-10-20T19:16:00Z">
          <w:pPr/>
        </w:pPrChange>
      </w:pPr>
      <w:ins w:id="666" w:author="Francisco Javier Caracuel Beltrán" w:date="2017-10-20T19:13:00Z">
        <w:r>
          <w:t>Basándonos en lo anterior, lo que realiza esta función es eso mismo. Recibe dos imágenes (</w:t>
        </w:r>
        <w:r>
          <w:rPr>
            <w:i/>
          </w:rPr>
          <w:t>img1, img2</w:t>
        </w:r>
        <w:r>
          <w:t>) con un sigma cada una (</w:t>
        </w:r>
      </w:ins>
      <w:ins w:id="667" w:author="Francisco Javier Caracuel Beltrán" w:date="2017-10-20T19:14:00Z">
        <w:r>
          <w:rPr>
            <w:i/>
          </w:rPr>
          <w:t>sigma1, sigma2</w:t>
        </w:r>
        <w:r>
          <w:t>) y devuelve otras dos imágenes, la imagen con las frecuencias bajas de la primera y la imagen con las frecuencias altas de la segunda.</w:t>
        </w:r>
      </w:ins>
    </w:p>
    <w:p w:rsidR="003A48B6" w:rsidRDefault="003A48B6">
      <w:pPr>
        <w:ind w:left="360"/>
        <w:rPr>
          <w:ins w:id="668" w:author="Francisco Javier Caracuel Beltrán" w:date="2017-10-20T19:15:00Z"/>
        </w:rPr>
        <w:pPrChange w:id="669" w:author="Francisco Javier Caracuel Beltrán" w:date="2017-10-20T19:16:00Z">
          <w:pPr/>
        </w:pPrChange>
      </w:pPr>
      <w:ins w:id="670" w:author="Francisco Javier Caracuel Beltrán" w:date="2017-10-20T19:14:00Z">
        <w:r>
          <w:t xml:space="preserve">Para conseguir las frecuencias bajas se hace uso de la función </w:t>
        </w:r>
        <w:r>
          <w:rPr>
            <w:i/>
          </w:rPr>
          <w:t>convolution_c()</w:t>
        </w:r>
        <w:r>
          <w:t xml:space="preserve"> y para conseguir las frecuencias altas, se resta la imagen original a la imagen que devuelve la funci</w:t>
        </w:r>
      </w:ins>
      <w:ins w:id="671" w:author="Francisco Javier Caracuel Beltrán" w:date="2017-10-20T19:15:00Z">
        <w:r>
          <w:t xml:space="preserve">ón </w:t>
        </w:r>
        <w:r>
          <w:rPr>
            <w:i/>
          </w:rPr>
          <w:t>convolution_c()</w:t>
        </w:r>
        <w:r>
          <w:t>.</w:t>
        </w:r>
      </w:ins>
    </w:p>
    <w:p w:rsidR="003A48B6" w:rsidRDefault="003A48B6">
      <w:pPr>
        <w:ind w:left="360"/>
        <w:jc w:val="left"/>
        <w:rPr>
          <w:ins w:id="672" w:author="Francisco Javier Caracuel Beltrán" w:date="2017-10-20T19:15:00Z"/>
        </w:rPr>
        <w:pPrChange w:id="673" w:author="Francisco Javier Caracuel Beltrán" w:date="2017-10-20T19:11:00Z">
          <w:pPr/>
        </w:pPrChange>
      </w:pPr>
    </w:p>
    <w:p w:rsidR="003A48B6" w:rsidRDefault="003A48B6">
      <w:pPr>
        <w:ind w:left="360"/>
        <w:jc w:val="left"/>
        <w:rPr>
          <w:ins w:id="674" w:author="Francisco Javier Caracuel Beltrán" w:date="2017-10-20T19:15:00Z"/>
        </w:rPr>
        <w:pPrChange w:id="675" w:author="Francisco Javier Caracuel Beltrán" w:date="2017-10-20T19:11:00Z">
          <w:pPr/>
        </w:pPrChange>
      </w:pPr>
    </w:p>
    <w:p w:rsidR="003A48B6" w:rsidRDefault="003A48B6">
      <w:pPr>
        <w:ind w:left="360"/>
        <w:jc w:val="left"/>
        <w:rPr>
          <w:ins w:id="676" w:author="Francisco Javier Caracuel Beltrán" w:date="2017-10-20T19:15:00Z"/>
        </w:rPr>
        <w:pPrChange w:id="677" w:author="Francisco Javier Caracuel Beltrán" w:date="2017-10-20T19:11:00Z">
          <w:pPr/>
        </w:pPrChange>
      </w:pPr>
    </w:p>
    <w:p w:rsidR="003A48B6" w:rsidRDefault="003A48B6">
      <w:pPr>
        <w:ind w:left="360"/>
        <w:jc w:val="left"/>
        <w:rPr>
          <w:ins w:id="678" w:author="Francisco Javier Caracuel Beltrán" w:date="2017-10-20T19:15:00Z"/>
        </w:rPr>
        <w:pPrChange w:id="679" w:author="Francisco Javier Caracuel Beltrán" w:date="2017-10-20T19:11:00Z">
          <w:pPr/>
        </w:pPrChange>
      </w:pPr>
    </w:p>
    <w:p w:rsidR="003A48B6" w:rsidRDefault="003A48B6">
      <w:pPr>
        <w:ind w:left="360"/>
        <w:jc w:val="left"/>
        <w:rPr>
          <w:ins w:id="680" w:author="Francisco Javier Caracuel Beltrán" w:date="2017-10-20T19:15:00Z"/>
        </w:rPr>
        <w:pPrChange w:id="681" w:author="Francisco Javier Caracuel Beltrán" w:date="2017-10-20T19:11:00Z">
          <w:pPr/>
        </w:pPrChange>
      </w:pPr>
    </w:p>
    <w:p w:rsidR="003A48B6" w:rsidRDefault="003A48B6">
      <w:pPr>
        <w:ind w:left="360"/>
        <w:jc w:val="left"/>
        <w:rPr>
          <w:ins w:id="682" w:author="Francisco Javier Caracuel Beltrán" w:date="2017-10-20T19:15:00Z"/>
        </w:rPr>
        <w:pPrChange w:id="683" w:author="Francisco Javier Caracuel Beltrán" w:date="2017-10-20T19:11:00Z">
          <w:pPr/>
        </w:pPrChange>
      </w:pPr>
    </w:p>
    <w:p w:rsidR="003A48B6" w:rsidRDefault="003A48B6">
      <w:pPr>
        <w:ind w:left="360"/>
        <w:jc w:val="left"/>
        <w:rPr>
          <w:ins w:id="684" w:author="Francisco Javier Caracuel Beltrán" w:date="2017-10-20T19:15:00Z"/>
        </w:rPr>
        <w:pPrChange w:id="685" w:author="Francisco Javier Caracuel Beltrán" w:date="2017-10-20T19:11:00Z">
          <w:pPr/>
        </w:pPrChange>
      </w:pPr>
    </w:p>
    <w:p w:rsidR="003A48B6" w:rsidRDefault="003A48B6">
      <w:pPr>
        <w:ind w:left="360"/>
        <w:jc w:val="left"/>
        <w:rPr>
          <w:ins w:id="686" w:author="Francisco Javier Caracuel Beltrán" w:date="2017-10-20T19:16:00Z"/>
        </w:rPr>
        <w:pPrChange w:id="687" w:author="Francisco Javier Caracuel Beltrán" w:date="2017-10-20T19:11:00Z">
          <w:pPr/>
        </w:pPrChange>
      </w:pPr>
      <w:ins w:id="688" w:author="Francisco Javier Caracuel Beltrán" w:date="2017-10-20T19:16:00Z">
        <w:r>
          <w:t>El resultado de ejecutar la función es:</w:t>
        </w:r>
      </w:ins>
    </w:p>
    <w:p w:rsidR="003A48B6" w:rsidRDefault="003A48B6">
      <w:pPr>
        <w:ind w:left="360"/>
        <w:jc w:val="left"/>
        <w:rPr>
          <w:ins w:id="689" w:author="Francisco Javier Caracuel Beltrán" w:date="2017-10-20T19:16:00Z"/>
        </w:rPr>
        <w:pPrChange w:id="690" w:author="Francisco Javier Caracuel Beltrán" w:date="2017-10-20T19:11:00Z">
          <w:pPr/>
        </w:pPrChange>
      </w:pPr>
      <w:ins w:id="691" w:author="Francisco Javier Caracuel Beltrán" w:date="2017-10-20T19:16:00Z">
        <w:r>
          <w:rPr>
            <w:noProof/>
            <w:lang w:eastAsia="es-ES"/>
          </w:rPr>
          <w:drawing>
            <wp:inline distT="0" distB="0" distL="0" distR="0">
              <wp:extent cx="5401310" cy="2466975"/>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2466975"/>
                      </a:xfrm>
                      <a:prstGeom prst="rect">
                        <a:avLst/>
                      </a:prstGeom>
                      <a:noFill/>
                      <a:ln>
                        <a:noFill/>
                      </a:ln>
                    </pic:spPr>
                  </pic:pic>
                </a:graphicData>
              </a:graphic>
            </wp:inline>
          </w:drawing>
        </w:r>
      </w:ins>
    </w:p>
    <w:p w:rsidR="003A48B6" w:rsidRDefault="003A48B6">
      <w:pPr>
        <w:ind w:left="360"/>
        <w:jc w:val="left"/>
        <w:rPr>
          <w:ins w:id="692" w:author="Francisco Javier Caracuel Beltrán" w:date="2017-10-20T19:16:00Z"/>
        </w:rPr>
        <w:pPrChange w:id="693" w:author="Francisco Javier Caracuel Beltrán" w:date="2017-10-20T19:11:00Z">
          <w:pPr/>
        </w:pPrChange>
      </w:pPr>
    </w:p>
    <w:p w:rsidR="003A48B6" w:rsidRDefault="003A48B6">
      <w:pPr>
        <w:ind w:left="360"/>
        <w:rPr>
          <w:ins w:id="694" w:author="Francisco Javier Caracuel Beltrán" w:date="2017-10-20T19:17:00Z"/>
        </w:rPr>
        <w:pPrChange w:id="695" w:author="Francisco Javier Caracuel Beltrán" w:date="2017-10-20T19:19:00Z">
          <w:pPr/>
        </w:pPrChange>
      </w:pPr>
      <w:ins w:id="696" w:author="Francisco Javier Caracuel Beltrán" w:date="2017-10-20T19:16:00Z">
        <w:r>
          <w:t>La imagen del avi</w:t>
        </w:r>
      </w:ins>
      <w:ins w:id="697" w:author="Francisco Javier Caracuel Beltrán" w:date="2017-10-20T19:17:00Z">
        <w:r>
          <w:t>ón es como la ya mostrada en los primeros apartados y contiene las frecuencias bajas. Se ha utilizado un sigma de 5 para generarla.</w:t>
        </w:r>
      </w:ins>
    </w:p>
    <w:p w:rsidR="003A48B6" w:rsidRDefault="003A48B6">
      <w:pPr>
        <w:ind w:left="360"/>
        <w:rPr>
          <w:ins w:id="698" w:author="Francisco Javier Caracuel Beltrán" w:date="2017-10-20T19:17:00Z"/>
        </w:rPr>
        <w:pPrChange w:id="699" w:author="Francisco Javier Caracuel Beltrán" w:date="2017-10-20T19:19:00Z">
          <w:pPr/>
        </w:pPrChange>
      </w:pPr>
      <w:ins w:id="700" w:author="Francisco Javier Caracuel Beltrán" w:date="2017-10-20T19:17:00Z">
        <w:r>
          <w:t>La imagen del pájaro contiene las frecuencias altas y se ha utilizado sigma 1.</w:t>
        </w:r>
      </w:ins>
    </w:p>
    <w:p w:rsidR="003A48B6" w:rsidRPr="003A48B6" w:rsidRDefault="003A48B6">
      <w:pPr>
        <w:ind w:left="360"/>
        <w:rPr>
          <w:rPrChange w:id="701" w:author="Francisco Javier Caracuel Beltrán" w:date="2017-10-20T19:15:00Z">
            <w:rPr>
              <w:sz w:val="28"/>
            </w:rPr>
          </w:rPrChange>
        </w:rPr>
        <w:pPrChange w:id="702" w:author="Francisco Javier Caracuel Beltrán" w:date="2017-10-20T19:19:00Z">
          <w:pPr/>
        </w:pPrChange>
      </w:pPr>
      <w:ins w:id="703" w:author="Francisco Javier Caracuel Beltrán" w:date="2017-10-20T19:18:00Z">
        <w:r>
          <w:t>El resultado que se puede apreciar es como desde una distancia lejana se puede ver el avión con un buen detalle y, a medida que se observa desde cerca, pierde calidad.</w:t>
        </w:r>
      </w:ins>
      <w:ins w:id="704" w:author="Francisco Javier Caracuel Beltrán" w:date="2017-10-20T19:19:00Z">
        <w:r>
          <w:t xml:space="preserve"> El pájaro a cierta distancia deja de verse al contener solo las frecuencias altas, pero desde cerca se puede ver muy bien su contorno.</w:t>
        </w:r>
      </w:ins>
    </w:p>
    <w:p w:rsidR="00871545" w:rsidRDefault="00871545" w:rsidP="00AE677D">
      <w:pPr>
        <w:rPr>
          <w:ins w:id="705" w:author="Francisco Javier Caracuel Beltrán" w:date="2017-10-20T19:22:00Z"/>
          <w:sz w:val="28"/>
        </w:rPr>
      </w:pPr>
    </w:p>
    <w:p w:rsidR="00257C1F" w:rsidRDefault="00257C1F" w:rsidP="00AE677D">
      <w:pPr>
        <w:rPr>
          <w:ins w:id="706" w:author="Francisco Javier Caracuel Beltrán" w:date="2017-10-20T19:22:00Z"/>
          <w:sz w:val="28"/>
        </w:rPr>
      </w:pPr>
    </w:p>
    <w:p w:rsidR="00257C1F" w:rsidRDefault="00257C1F" w:rsidP="00AE677D">
      <w:pPr>
        <w:rPr>
          <w:ins w:id="707" w:author="Francisco Javier Caracuel Beltrán" w:date="2017-10-20T19:22:00Z"/>
          <w:sz w:val="28"/>
        </w:rPr>
      </w:pPr>
    </w:p>
    <w:p w:rsidR="00257C1F" w:rsidRDefault="00257C1F" w:rsidP="00AE677D">
      <w:pPr>
        <w:rPr>
          <w:ins w:id="708" w:author="Francisco Javier Caracuel Beltrán" w:date="2017-10-20T19:22:00Z"/>
          <w:sz w:val="28"/>
        </w:rPr>
      </w:pPr>
    </w:p>
    <w:p w:rsidR="00257C1F" w:rsidRDefault="00257C1F" w:rsidP="00AE677D">
      <w:pPr>
        <w:rPr>
          <w:ins w:id="709" w:author="Francisco Javier Caracuel Beltrán" w:date="2017-10-20T19:22:00Z"/>
          <w:sz w:val="28"/>
        </w:rPr>
      </w:pPr>
    </w:p>
    <w:p w:rsidR="00257C1F" w:rsidRDefault="00257C1F" w:rsidP="00AE677D">
      <w:pPr>
        <w:rPr>
          <w:ins w:id="710" w:author="Francisco Javier Caracuel Beltrán" w:date="2017-10-20T19:22:00Z"/>
          <w:sz w:val="28"/>
        </w:rPr>
      </w:pPr>
    </w:p>
    <w:p w:rsidR="00257C1F" w:rsidRDefault="00257C1F" w:rsidP="00AE677D">
      <w:pPr>
        <w:rPr>
          <w:ins w:id="711" w:author="Francisco Javier Caracuel Beltrán" w:date="2017-10-20T19:22:00Z"/>
          <w:sz w:val="28"/>
        </w:rPr>
      </w:pPr>
    </w:p>
    <w:p w:rsidR="00257C1F" w:rsidRDefault="00257C1F" w:rsidP="00AE677D">
      <w:pPr>
        <w:rPr>
          <w:ins w:id="712" w:author="Francisco Javier Caracuel Beltrán" w:date="2017-10-20T19:22:00Z"/>
          <w:sz w:val="28"/>
        </w:rPr>
      </w:pPr>
    </w:p>
    <w:p w:rsidR="00257C1F" w:rsidRDefault="00257C1F" w:rsidP="00AE677D">
      <w:pPr>
        <w:rPr>
          <w:ins w:id="713" w:author="Francisco Javier Caracuel Beltrán" w:date="2017-10-20T19:22:00Z"/>
          <w:sz w:val="28"/>
        </w:rPr>
      </w:pPr>
    </w:p>
    <w:p w:rsidR="00257C1F" w:rsidRDefault="00257C1F" w:rsidP="00AE677D">
      <w:pPr>
        <w:rPr>
          <w:ins w:id="714" w:author="Francisco Javier Caracuel Beltrán" w:date="2017-10-20T19:22:00Z"/>
          <w:sz w:val="28"/>
        </w:rPr>
      </w:pPr>
    </w:p>
    <w:p w:rsidR="00257C1F" w:rsidRDefault="00257C1F" w:rsidP="00AE677D">
      <w:pPr>
        <w:rPr>
          <w:ins w:id="715" w:author="Francisco Javier Caracuel Beltrán" w:date="2017-10-20T19:22:00Z"/>
          <w:sz w:val="28"/>
        </w:rPr>
      </w:pPr>
    </w:p>
    <w:p w:rsidR="00257C1F" w:rsidRDefault="00257C1F" w:rsidP="00AE677D">
      <w:pPr>
        <w:rPr>
          <w:ins w:id="716" w:author="Francisco Javier Caracuel Beltrán" w:date="2017-10-20T19:19:00Z"/>
          <w:sz w:val="28"/>
        </w:rPr>
      </w:pPr>
    </w:p>
    <w:p w:rsidR="003A48B6" w:rsidRDefault="003A48B6">
      <w:pPr>
        <w:pStyle w:val="Ttulo2"/>
        <w:numPr>
          <w:ilvl w:val="0"/>
          <w:numId w:val="7"/>
        </w:numPr>
        <w:rPr>
          <w:ins w:id="717" w:author="Francisco Javier Caracuel Beltrán" w:date="2017-10-20T19:20:00Z"/>
        </w:rPr>
        <w:pPrChange w:id="718" w:author="Francisco Javier Caracuel Beltrán" w:date="2017-10-20T19:20:00Z">
          <w:pPr/>
        </w:pPrChange>
      </w:pPr>
      <w:bookmarkStart w:id="719" w:name="_Toc496295257"/>
      <w:ins w:id="720" w:author="Francisco Javier Caracuel Beltrán" w:date="2017-10-20T19:20:00Z">
        <w:r>
          <w:t>Escribir una función que muestre las tres imágenes (alta, baja e híbrida) en una misma ventana.</w:t>
        </w:r>
        <w:bookmarkEnd w:id="719"/>
      </w:ins>
    </w:p>
    <w:p w:rsidR="00257C1F" w:rsidRDefault="00257C1F" w:rsidP="00E05B83">
      <w:pPr>
        <w:rPr>
          <w:ins w:id="721" w:author="Francisco Javier Caracuel Beltrán" w:date="2017-10-20T19:20:00Z"/>
        </w:rPr>
      </w:pPr>
    </w:p>
    <w:p w:rsidR="00257C1F" w:rsidRDefault="00257C1F">
      <w:pPr>
        <w:ind w:left="360"/>
        <w:rPr>
          <w:ins w:id="722" w:author="Francisco Javier Caracuel Beltrán" w:date="2017-10-20T19:21:00Z"/>
        </w:rPr>
        <w:pPrChange w:id="723" w:author="Francisco Javier Caracuel Beltrán" w:date="2017-10-20T19:20:00Z">
          <w:pPr/>
        </w:pPrChange>
      </w:pPr>
      <w:ins w:id="724" w:author="Francisco Javier Caracuel Beltrán" w:date="2017-10-20T19:20:00Z">
        <w:r>
          <w:t>Se crea</w:t>
        </w:r>
      </w:ins>
      <w:ins w:id="725" w:author="Francisco Javier Caracuel Beltrán" w:date="2017-10-20T19:23:00Z">
        <w:r>
          <w:t>n</w:t>
        </w:r>
      </w:ins>
      <w:ins w:id="726" w:author="Francisco Javier Caracuel Beltrán" w:date="2017-10-20T19:20:00Z">
        <w:r>
          <w:t xml:space="preserve"> </w:t>
        </w:r>
      </w:ins>
      <w:ins w:id="727" w:author="Francisco Javier Caracuel Beltrán" w:date="2017-10-20T19:23:00Z">
        <w:r>
          <w:t xml:space="preserve">dos funciones </w:t>
        </w:r>
      </w:ins>
      <w:ins w:id="728" w:author="Francisco Javier Caracuel Beltrán" w:date="2017-10-20T19:21:00Z">
        <w:r>
          <w:t>con la siguiente cabecera:</w:t>
        </w:r>
      </w:ins>
    </w:p>
    <w:p w:rsidR="00257C1F" w:rsidRDefault="00257C1F">
      <w:pPr>
        <w:ind w:left="360"/>
        <w:jc w:val="center"/>
        <w:rPr>
          <w:ins w:id="729" w:author="Francisco Javier Caracuel Beltrán" w:date="2017-10-20T19:23:00Z"/>
          <w:color w:val="1F4E79" w:themeColor="accent1" w:themeShade="80"/>
          <w:lang w:val="en-GB"/>
        </w:rPr>
        <w:pPrChange w:id="730" w:author="Francisco Javier Caracuel Beltrán" w:date="2017-10-20T19:21:00Z">
          <w:pPr/>
        </w:pPrChange>
      </w:pPr>
      <w:ins w:id="731" w:author="Francisco Javier Caracuel Beltrán" w:date="2017-10-20T19:21:00Z">
        <w:r w:rsidRPr="00257C1F">
          <w:rPr>
            <w:color w:val="1F4E79" w:themeColor="accent1" w:themeShade="80"/>
            <w:lang w:val="en-GB"/>
            <w:rPrChange w:id="732" w:author="Francisco Javier Caracuel Beltrán" w:date="2017-10-20T19:21:00Z">
              <w:rPr/>
            </w:rPrChange>
          </w:rPr>
          <w:t>show_hybrid(img1, img2, sigma1 = 0, sigma2 = 0, own = False)</w:t>
        </w:r>
      </w:ins>
    </w:p>
    <w:p w:rsidR="00257C1F" w:rsidRDefault="00257C1F">
      <w:pPr>
        <w:ind w:left="360"/>
        <w:jc w:val="center"/>
        <w:rPr>
          <w:ins w:id="733" w:author="Francisco Javier Caracuel Beltrán" w:date="2017-10-20T19:21:00Z"/>
          <w:color w:val="1F4E79" w:themeColor="accent1" w:themeShade="80"/>
          <w:lang w:val="en-GB"/>
        </w:rPr>
        <w:pPrChange w:id="734" w:author="Francisco Javier Caracuel Beltrán" w:date="2017-10-20T19:21:00Z">
          <w:pPr/>
        </w:pPrChange>
      </w:pPr>
      <w:ins w:id="735" w:author="Francisco Javier Caracuel Beltrán" w:date="2017-10-20T19:23:00Z">
        <w:r w:rsidRPr="00257C1F">
          <w:rPr>
            <w:color w:val="1F4E79" w:themeColor="accent1" w:themeShade="80"/>
            <w:lang w:val="en-GB"/>
          </w:rPr>
          <w:t>generate_low_high_hybrid_imgs(img1, img2, sigma1 = 0, sigma2 = 0, own = False)</w:t>
        </w:r>
      </w:ins>
    </w:p>
    <w:p w:rsidR="00257C1F" w:rsidRDefault="00257C1F">
      <w:pPr>
        <w:ind w:left="360"/>
        <w:rPr>
          <w:ins w:id="736" w:author="Francisco Javier Caracuel Beltrán" w:date="2017-10-20T19:21:00Z"/>
          <w:color w:val="1F4E79" w:themeColor="accent1" w:themeShade="80"/>
          <w:lang w:val="en-GB"/>
        </w:rPr>
        <w:pPrChange w:id="737" w:author="Francisco Javier Caracuel Beltrán" w:date="2017-10-20T19:21:00Z">
          <w:pPr/>
        </w:pPrChange>
      </w:pPr>
    </w:p>
    <w:p w:rsidR="00257C1F" w:rsidRPr="00E05B83" w:rsidRDefault="00257C1F">
      <w:pPr>
        <w:ind w:left="360"/>
        <w:rPr>
          <w:ins w:id="738" w:author="Francisco Javier Caracuel Beltrán" w:date="2017-10-20T19:22:00Z"/>
        </w:rPr>
        <w:pPrChange w:id="739" w:author="Francisco Javier Caracuel Beltrán" w:date="2017-10-20T19:21:00Z">
          <w:pPr/>
        </w:pPrChange>
      </w:pPr>
      <w:ins w:id="740" w:author="Francisco Javier Caracuel Beltrán" w:date="2017-10-20T19:21:00Z">
        <w:r w:rsidRPr="00257C1F">
          <w:rPr>
            <w:rPrChange w:id="741" w:author="Francisco Javier Caracuel Beltrán" w:date="2017-10-20T19:22:00Z">
              <w:rPr>
                <w:lang w:val="en-GB"/>
              </w:rPr>
            </w:rPrChange>
          </w:rPr>
          <w:t>Esta</w:t>
        </w:r>
      </w:ins>
      <w:ins w:id="742" w:author="Francisco Javier Caracuel Beltrán" w:date="2017-10-20T19:23:00Z">
        <w:r>
          <w:t>s</w:t>
        </w:r>
      </w:ins>
      <w:ins w:id="743" w:author="Francisco Javier Caracuel Beltrán" w:date="2017-10-20T19:21:00Z">
        <w:r w:rsidRPr="00257C1F">
          <w:rPr>
            <w:rPrChange w:id="744" w:author="Francisco Javier Caracuel Beltrán" w:date="2017-10-20T19:22:00Z">
              <w:rPr>
                <w:lang w:val="en-GB"/>
              </w:rPr>
            </w:rPrChange>
          </w:rPr>
          <w:t xml:space="preserve"> funci</w:t>
        </w:r>
      </w:ins>
      <w:ins w:id="745" w:author="Francisco Javier Caracuel Beltrán" w:date="2017-10-20T19:23:00Z">
        <w:r>
          <w:t>ones</w:t>
        </w:r>
      </w:ins>
      <w:ins w:id="746" w:author="Francisco Javier Caracuel Beltrán" w:date="2017-10-20T19:22:00Z">
        <w:r w:rsidRPr="00257C1F">
          <w:rPr>
            <w:rPrChange w:id="747" w:author="Francisco Javier Caracuel Beltrán" w:date="2017-10-20T19:22:00Z">
              <w:rPr>
                <w:lang w:val="en-GB"/>
              </w:rPr>
            </w:rPrChange>
          </w:rPr>
          <w:t xml:space="preserve"> recibe</w:t>
        </w:r>
      </w:ins>
      <w:ins w:id="748" w:author="Francisco Javier Caracuel Beltrán" w:date="2017-10-20T19:23:00Z">
        <w:r>
          <w:t>n</w:t>
        </w:r>
      </w:ins>
      <w:ins w:id="749" w:author="Francisco Javier Caracuel Beltrán" w:date="2017-10-20T19:22:00Z">
        <w:r w:rsidRPr="00257C1F">
          <w:rPr>
            <w:rPrChange w:id="750" w:author="Francisco Javier Caracuel Beltrán" w:date="2017-10-20T19:22:00Z">
              <w:rPr>
                <w:lang w:val="en-GB"/>
              </w:rPr>
            </w:rPrChange>
          </w:rPr>
          <w:t xml:space="preserve"> dos imágenes y </w:t>
        </w:r>
      </w:ins>
      <w:ins w:id="751" w:author="Francisco Javier Caracuel Beltrán" w:date="2017-10-20T19:24:00Z">
        <w:r>
          <w:rPr>
            <w:i/>
          </w:rPr>
          <w:t xml:space="preserve">generate_low_high_hybrid_imgs() </w:t>
        </w:r>
      </w:ins>
      <w:ins w:id="752" w:author="Francisco Javier Caracuel Beltrán" w:date="2017-10-20T19:22:00Z">
        <w:r w:rsidRPr="00257C1F">
          <w:rPr>
            <w:rPrChange w:id="753" w:author="Francisco Javier Caracuel Beltrán" w:date="2017-10-20T19:22:00Z">
              <w:rPr>
                <w:lang w:val="en-GB"/>
              </w:rPr>
            </w:rPrChange>
          </w:rPr>
          <w:t>devuelve una imagen con las frecuencias bajas de la primera, las frecuencias altas de la segunda y la imagen h</w:t>
        </w:r>
        <w:r>
          <w:t>íbrida de las dos anteriores.</w:t>
        </w:r>
      </w:ins>
      <w:ins w:id="754" w:author="Francisco Javier Caracuel Beltrán" w:date="2017-10-20T19:24:00Z">
        <w:r>
          <w:t xml:space="preserve"> </w:t>
        </w:r>
        <w:r>
          <w:rPr>
            <w:i/>
          </w:rPr>
          <w:t>show_hybrid()</w:t>
        </w:r>
        <w:r>
          <w:t xml:space="preserve"> muestra por pantalla las imágenes que ha generado la función anterior.</w:t>
        </w:r>
      </w:ins>
    </w:p>
    <w:p w:rsidR="00257C1F" w:rsidRDefault="00257C1F">
      <w:pPr>
        <w:ind w:left="360"/>
        <w:rPr>
          <w:ins w:id="755" w:author="Francisco Javier Caracuel Beltrán" w:date="2017-10-20T19:25:00Z"/>
        </w:rPr>
        <w:pPrChange w:id="756" w:author="Francisco Javier Caracuel Beltrán" w:date="2017-10-20T19:21:00Z">
          <w:pPr/>
        </w:pPrChange>
      </w:pPr>
      <w:ins w:id="757" w:author="Francisco Javier Caracuel Beltrán" w:date="2017-10-20T19:22:00Z">
        <w:r>
          <w:t>Como ya se tiene implementada la función que genera las im</w:t>
        </w:r>
      </w:ins>
      <w:ins w:id="758" w:author="Francisco Javier Caracuel Beltrán" w:date="2017-10-20T19:23:00Z">
        <w:r>
          <w:t xml:space="preserve">ágenes en el apartado anterior, se llama para obtener las dos de las frecuencias. </w:t>
        </w:r>
      </w:ins>
      <w:ins w:id="759" w:author="Francisco Javier Caracuel Beltrán" w:date="2017-10-20T19:24:00Z">
        <w:r>
          <w:t>La híbrida se calcula simplemente sumando las dos im</w:t>
        </w:r>
      </w:ins>
      <w:ins w:id="760" w:author="Francisco Javier Caracuel Beltrán" w:date="2017-10-20T19:25:00Z">
        <w:r>
          <w:t>ágenes.</w:t>
        </w:r>
      </w:ins>
    </w:p>
    <w:p w:rsidR="00257C1F" w:rsidRDefault="00257C1F">
      <w:pPr>
        <w:ind w:left="360"/>
        <w:rPr>
          <w:ins w:id="761" w:author="Francisco Javier Caracuel Beltrán" w:date="2017-10-20T19:25:00Z"/>
        </w:rPr>
        <w:pPrChange w:id="762" w:author="Francisco Javier Caracuel Beltrán" w:date="2017-10-20T19:21:00Z">
          <w:pPr/>
        </w:pPrChange>
      </w:pPr>
    </w:p>
    <w:p w:rsidR="00257C1F" w:rsidRDefault="00257C1F">
      <w:pPr>
        <w:ind w:left="360"/>
        <w:rPr>
          <w:ins w:id="763" w:author="Francisco Javier Caracuel Beltrán" w:date="2017-10-20T19:25:00Z"/>
        </w:rPr>
        <w:pPrChange w:id="764" w:author="Francisco Javier Caracuel Beltrán" w:date="2017-10-20T19:21:00Z">
          <w:pPr/>
        </w:pPrChange>
      </w:pPr>
      <w:ins w:id="765" w:author="Francisco Javier Caracuel Beltrán" w:date="2017-10-20T19:25:00Z">
        <w:r>
          <w:t>El resultado de ejecutar esta función es:</w:t>
        </w:r>
      </w:ins>
    </w:p>
    <w:p w:rsidR="00257C1F" w:rsidRDefault="00257C1F">
      <w:pPr>
        <w:ind w:left="360"/>
        <w:rPr>
          <w:ins w:id="766" w:author="Francisco Javier Caracuel Beltrán" w:date="2017-10-20T19:25:00Z"/>
        </w:rPr>
        <w:pPrChange w:id="767" w:author="Francisco Javier Caracuel Beltrán" w:date="2017-10-20T19:21:00Z">
          <w:pPr/>
        </w:pPrChange>
      </w:pPr>
      <w:ins w:id="768" w:author="Francisco Javier Caracuel Beltrán" w:date="2017-10-20T19:27:00Z">
        <w:r>
          <w:rPr>
            <w:noProof/>
            <w:lang w:eastAsia="es-ES"/>
          </w:rPr>
          <w:drawing>
            <wp:inline distT="0" distB="0" distL="0" distR="0">
              <wp:extent cx="5401310" cy="162687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1626870"/>
                      </a:xfrm>
                      <a:prstGeom prst="rect">
                        <a:avLst/>
                      </a:prstGeom>
                      <a:noFill/>
                      <a:ln>
                        <a:noFill/>
                      </a:ln>
                    </pic:spPr>
                  </pic:pic>
                </a:graphicData>
              </a:graphic>
            </wp:inline>
          </w:drawing>
        </w:r>
      </w:ins>
    </w:p>
    <w:p w:rsidR="00257C1F" w:rsidRDefault="00257C1F">
      <w:pPr>
        <w:ind w:left="360"/>
        <w:rPr>
          <w:ins w:id="769" w:author="Francisco Javier Caracuel Beltrán" w:date="2017-10-20T19:27:00Z"/>
        </w:rPr>
        <w:pPrChange w:id="770" w:author="Francisco Javier Caracuel Beltrán" w:date="2017-10-20T19:21:00Z">
          <w:pPr/>
        </w:pPrChange>
      </w:pPr>
    </w:p>
    <w:p w:rsidR="00257C1F" w:rsidRDefault="00257C1F">
      <w:pPr>
        <w:ind w:left="360"/>
        <w:rPr>
          <w:ins w:id="771" w:author="Francisco Javier Caracuel Beltrán" w:date="2017-10-20T19:28:00Z"/>
        </w:rPr>
        <w:pPrChange w:id="772" w:author="Francisco Javier Caracuel Beltrán" w:date="2017-10-20T19:21:00Z">
          <w:pPr/>
        </w:pPrChange>
      </w:pPr>
      <w:ins w:id="773" w:author="Francisco Javier Caracuel Beltrán" w:date="2017-10-20T19:27:00Z">
        <w:r>
          <w:t>Ahora, fijándose en la imagen híbrida, se puede apreciar como desde una distancia cercana se aprecian las frecuencias altas y aparece el pájaro y desde una distancia m</w:t>
        </w:r>
      </w:ins>
      <w:ins w:id="774" w:author="Francisco Javier Caracuel Beltrán" w:date="2017-10-20T19:28:00Z">
        <w:r>
          <w:t>ás lejana se ven las frecuencias bajas y aparece el avión.</w:t>
        </w:r>
      </w:ins>
    </w:p>
    <w:p w:rsidR="00257C1F" w:rsidRDefault="00257C1F">
      <w:pPr>
        <w:ind w:left="360"/>
        <w:rPr>
          <w:ins w:id="775" w:author="Francisco Javier Caracuel Beltrán" w:date="2017-10-20T19:28:00Z"/>
        </w:rPr>
        <w:pPrChange w:id="776" w:author="Francisco Javier Caracuel Beltrán" w:date="2017-10-20T19:21:00Z">
          <w:pPr/>
        </w:pPrChange>
      </w:pPr>
    </w:p>
    <w:p w:rsidR="00257C1F" w:rsidRDefault="00257C1F">
      <w:pPr>
        <w:ind w:left="360"/>
        <w:rPr>
          <w:ins w:id="777" w:author="Francisco Javier Caracuel Beltrán" w:date="2017-10-20T19:28:00Z"/>
        </w:rPr>
        <w:pPrChange w:id="778" w:author="Francisco Javier Caracuel Beltrán" w:date="2017-10-20T19:21:00Z">
          <w:pPr/>
        </w:pPrChange>
      </w:pPr>
    </w:p>
    <w:p w:rsidR="00257C1F" w:rsidRDefault="00257C1F">
      <w:pPr>
        <w:ind w:left="360"/>
        <w:rPr>
          <w:ins w:id="779" w:author="Francisco Javier Caracuel Beltrán" w:date="2017-10-20T19:28:00Z"/>
        </w:rPr>
        <w:pPrChange w:id="780" w:author="Francisco Javier Caracuel Beltrán" w:date="2017-10-20T19:21:00Z">
          <w:pPr/>
        </w:pPrChange>
      </w:pPr>
    </w:p>
    <w:p w:rsidR="00257C1F" w:rsidRDefault="00257C1F">
      <w:pPr>
        <w:ind w:left="360"/>
        <w:rPr>
          <w:ins w:id="781" w:author="Francisco Javier Caracuel Beltrán" w:date="2017-10-20T19:28:00Z"/>
        </w:rPr>
        <w:pPrChange w:id="782" w:author="Francisco Javier Caracuel Beltrán" w:date="2017-10-20T19:21:00Z">
          <w:pPr/>
        </w:pPrChange>
      </w:pPr>
    </w:p>
    <w:p w:rsidR="00257C1F" w:rsidRDefault="00257C1F">
      <w:pPr>
        <w:ind w:left="360"/>
        <w:rPr>
          <w:ins w:id="783" w:author="Francisco Javier Caracuel Beltrán" w:date="2017-10-20T19:28:00Z"/>
        </w:rPr>
        <w:pPrChange w:id="784" w:author="Francisco Javier Caracuel Beltrán" w:date="2017-10-20T19:21:00Z">
          <w:pPr/>
        </w:pPrChange>
      </w:pPr>
    </w:p>
    <w:p w:rsidR="00257C1F" w:rsidRDefault="00257C1F">
      <w:pPr>
        <w:ind w:left="360"/>
        <w:rPr>
          <w:ins w:id="785" w:author="Francisco Javier Caracuel Beltrán" w:date="2017-10-20T19:28:00Z"/>
        </w:rPr>
        <w:pPrChange w:id="786" w:author="Francisco Javier Caracuel Beltrán" w:date="2017-10-20T19:21:00Z">
          <w:pPr/>
        </w:pPrChange>
      </w:pPr>
    </w:p>
    <w:p w:rsidR="00257C1F" w:rsidRDefault="00257C1F">
      <w:pPr>
        <w:ind w:left="360"/>
        <w:rPr>
          <w:ins w:id="787" w:author="Francisco Javier Caracuel Beltrán" w:date="2017-10-20T19:28:00Z"/>
        </w:rPr>
        <w:pPrChange w:id="788" w:author="Francisco Javier Caracuel Beltrán" w:date="2017-10-20T19:21:00Z">
          <w:pPr/>
        </w:pPrChange>
      </w:pPr>
    </w:p>
    <w:p w:rsidR="00257C1F" w:rsidRDefault="00257C1F">
      <w:pPr>
        <w:ind w:left="360"/>
        <w:rPr>
          <w:ins w:id="789" w:author="Francisco Javier Caracuel Beltrán" w:date="2017-10-20T19:28:00Z"/>
        </w:rPr>
        <w:pPrChange w:id="790" w:author="Francisco Javier Caracuel Beltrán" w:date="2017-10-20T19:21:00Z">
          <w:pPr/>
        </w:pPrChange>
      </w:pPr>
    </w:p>
    <w:p w:rsidR="00257C1F" w:rsidRDefault="00257C1F">
      <w:pPr>
        <w:pStyle w:val="Ttulo2"/>
        <w:numPr>
          <w:ilvl w:val="0"/>
          <w:numId w:val="7"/>
        </w:numPr>
        <w:rPr>
          <w:ins w:id="791" w:author="Francisco Javier Caracuel Beltrán" w:date="2017-10-20T19:29:00Z"/>
        </w:rPr>
        <w:pPrChange w:id="792" w:author="Francisco Javier Caracuel Beltrán" w:date="2017-10-20T19:28:00Z">
          <w:pPr/>
        </w:pPrChange>
      </w:pPr>
      <w:bookmarkStart w:id="793" w:name="_Toc496295258"/>
      <w:ins w:id="794" w:author="Francisco Javier Caracuel Beltrán" w:date="2017-10-20T19:28:00Z">
        <w:r>
          <w:t>Realizar la composición con al menos 3 de las parejas de im</w:t>
        </w:r>
      </w:ins>
      <w:ins w:id="795" w:author="Francisco Javier Caracuel Beltrán" w:date="2017-10-20T19:29:00Z">
        <w:r>
          <w:t>ágenes.</w:t>
        </w:r>
        <w:bookmarkEnd w:id="793"/>
      </w:ins>
    </w:p>
    <w:p w:rsidR="00257C1F" w:rsidRDefault="00257C1F" w:rsidP="00E05B83">
      <w:pPr>
        <w:rPr>
          <w:ins w:id="796" w:author="Francisco Javier Caracuel Beltrán" w:date="2017-10-20T19:29:00Z"/>
        </w:rPr>
      </w:pPr>
    </w:p>
    <w:p w:rsidR="00257C1F" w:rsidRDefault="00257C1F">
      <w:pPr>
        <w:ind w:left="360"/>
        <w:jc w:val="center"/>
        <w:rPr>
          <w:ins w:id="797" w:author="Francisco Javier Caracuel Beltrán" w:date="2017-10-20T19:29:00Z"/>
        </w:rPr>
        <w:pPrChange w:id="798" w:author="Francisco Javier Caracuel Beltrán" w:date="2017-10-20T19:29:00Z">
          <w:pPr/>
        </w:pPrChange>
      </w:pPr>
      <w:ins w:id="799" w:author="Francisco Javier Caracuel Beltrán" w:date="2017-10-20T19:29:00Z">
        <w:r>
          <w:rPr>
            <w:noProof/>
            <w:lang w:eastAsia="es-ES"/>
          </w:rPr>
          <w:drawing>
            <wp:inline distT="0" distB="0" distL="0" distR="0" wp14:anchorId="27567285" wp14:editId="3A741981">
              <wp:extent cx="5400040" cy="162648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626487"/>
                      </a:xfrm>
                      <a:prstGeom prst="rect">
                        <a:avLst/>
                      </a:prstGeom>
                      <a:noFill/>
                      <a:ln>
                        <a:noFill/>
                      </a:ln>
                    </pic:spPr>
                  </pic:pic>
                </a:graphicData>
              </a:graphic>
            </wp:inline>
          </w:drawing>
        </w:r>
      </w:ins>
    </w:p>
    <w:p w:rsidR="00257C1F" w:rsidRDefault="00257C1F">
      <w:pPr>
        <w:ind w:left="360"/>
        <w:jc w:val="center"/>
        <w:rPr>
          <w:ins w:id="800" w:author="Francisco Javier Caracuel Beltrán" w:date="2017-10-20T19:29:00Z"/>
        </w:rPr>
        <w:pPrChange w:id="801" w:author="Francisco Javier Caracuel Beltrán" w:date="2017-10-20T19:29:00Z">
          <w:pPr/>
        </w:pPrChange>
      </w:pPr>
    </w:p>
    <w:p w:rsidR="00257C1F" w:rsidRDefault="00257C1F">
      <w:pPr>
        <w:ind w:left="360"/>
        <w:jc w:val="center"/>
        <w:rPr>
          <w:ins w:id="802" w:author="Francisco Javier Caracuel Beltrán" w:date="2017-10-20T19:30:00Z"/>
        </w:rPr>
        <w:pPrChange w:id="803" w:author="Francisco Javier Caracuel Beltrán" w:date="2017-10-20T19:29:00Z">
          <w:pPr/>
        </w:pPrChange>
      </w:pPr>
      <w:ins w:id="804" w:author="Francisco Javier Caracuel Beltrán" w:date="2017-10-20T19:30:00Z">
        <w:r>
          <w:rPr>
            <w:noProof/>
            <w:lang w:eastAsia="es-ES"/>
          </w:rPr>
          <w:drawing>
            <wp:inline distT="0" distB="0" distL="0" distR="0">
              <wp:extent cx="5390515" cy="1680210"/>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1680210"/>
                      </a:xfrm>
                      <a:prstGeom prst="rect">
                        <a:avLst/>
                      </a:prstGeom>
                      <a:noFill/>
                      <a:ln>
                        <a:noFill/>
                      </a:ln>
                    </pic:spPr>
                  </pic:pic>
                </a:graphicData>
              </a:graphic>
            </wp:inline>
          </w:drawing>
        </w:r>
      </w:ins>
    </w:p>
    <w:p w:rsidR="00257C1F" w:rsidRDefault="00257C1F">
      <w:pPr>
        <w:ind w:left="360"/>
        <w:jc w:val="center"/>
        <w:rPr>
          <w:ins w:id="805" w:author="Francisco Javier Caracuel Beltrán" w:date="2017-10-20T19:30:00Z"/>
        </w:rPr>
        <w:pPrChange w:id="806" w:author="Francisco Javier Caracuel Beltrán" w:date="2017-10-20T19:29:00Z">
          <w:pPr/>
        </w:pPrChange>
      </w:pPr>
    </w:p>
    <w:p w:rsidR="00257C1F" w:rsidRDefault="00257C1F">
      <w:pPr>
        <w:ind w:left="360"/>
        <w:jc w:val="center"/>
        <w:rPr>
          <w:ins w:id="807" w:author="Francisco Javier Caracuel Beltrán" w:date="2017-10-20T19:30:00Z"/>
        </w:rPr>
        <w:pPrChange w:id="808" w:author="Francisco Javier Caracuel Beltrán" w:date="2017-10-20T19:29:00Z">
          <w:pPr/>
        </w:pPrChange>
      </w:pPr>
      <w:ins w:id="809" w:author="Francisco Javier Caracuel Beltrán" w:date="2017-10-20T19:30:00Z">
        <w:r>
          <w:rPr>
            <w:noProof/>
            <w:lang w:eastAsia="es-ES"/>
          </w:rPr>
          <w:drawing>
            <wp:inline distT="0" distB="0" distL="0" distR="0">
              <wp:extent cx="5390515" cy="2052320"/>
              <wp:effectExtent l="0" t="0" r="63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2052320"/>
                      </a:xfrm>
                      <a:prstGeom prst="rect">
                        <a:avLst/>
                      </a:prstGeom>
                      <a:noFill/>
                      <a:ln>
                        <a:noFill/>
                      </a:ln>
                    </pic:spPr>
                  </pic:pic>
                </a:graphicData>
              </a:graphic>
            </wp:inline>
          </w:drawing>
        </w:r>
      </w:ins>
    </w:p>
    <w:p w:rsidR="0055217B" w:rsidRDefault="0055217B">
      <w:pPr>
        <w:ind w:left="360"/>
        <w:jc w:val="center"/>
        <w:rPr>
          <w:ins w:id="810" w:author="Francisco Javier Caracuel Beltrán" w:date="2017-10-20T19:30:00Z"/>
        </w:rPr>
        <w:pPrChange w:id="811" w:author="Francisco Javier Caracuel Beltrán" w:date="2017-10-20T19:29:00Z">
          <w:pPr/>
        </w:pPrChange>
      </w:pPr>
    </w:p>
    <w:p w:rsidR="0055217B" w:rsidRDefault="0055217B">
      <w:pPr>
        <w:ind w:left="360"/>
        <w:jc w:val="left"/>
        <w:rPr>
          <w:ins w:id="812" w:author="Francisco Javier Caracuel Beltrán" w:date="2017-10-20T19:30:00Z"/>
        </w:rPr>
        <w:pPrChange w:id="813" w:author="Francisco Javier Caracuel Beltrán" w:date="2017-10-20T19:30:00Z">
          <w:pPr/>
        </w:pPrChange>
      </w:pPr>
    </w:p>
    <w:p w:rsidR="0055217B" w:rsidRDefault="0055217B">
      <w:pPr>
        <w:ind w:left="360"/>
        <w:jc w:val="left"/>
        <w:rPr>
          <w:ins w:id="814" w:author="Francisco Javier Caracuel Beltrán" w:date="2017-10-20T19:30:00Z"/>
        </w:rPr>
        <w:pPrChange w:id="815" w:author="Francisco Javier Caracuel Beltrán" w:date="2017-10-20T19:30:00Z">
          <w:pPr/>
        </w:pPrChange>
      </w:pPr>
    </w:p>
    <w:p w:rsidR="0055217B" w:rsidRDefault="0055217B">
      <w:pPr>
        <w:ind w:left="360"/>
        <w:jc w:val="left"/>
        <w:rPr>
          <w:ins w:id="816" w:author="Francisco Javier Caracuel Beltrán" w:date="2017-10-20T19:30:00Z"/>
        </w:rPr>
        <w:pPrChange w:id="817" w:author="Francisco Javier Caracuel Beltrán" w:date="2017-10-20T19:30:00Z">
          <w:pPr/>
        </w:pPrChange>
      </w:pPr>
    </w:p>
    <w:p w:rsidR="0055217B" w:rsidRDefault="0055217B">
      <w:pPr>
        <w:ind w:left="360"/>
        <w:jc w:val="left"/>
        <w:rPr>
          <w:ins w:id="818" w:author="Francisco Javier Caracuel Beltrán" w:date="2017-10-20T19:30:00Z"/>
        </w:rPr>
        <w:pPrChange w:id="819" w:author="Francisco Javier Caracuel Beltrán" w:date="2017-10-20T19:30:00Z">
          <w:pPr/>
        </w:pPrChange>
      </w:pPr>
    </w:p>
    <w:p w:rsidR="0055217B" w:rsidRDefault="0055217B">
      <w:pPr>
        <w:ind w:left="360"/>
        <w:jc w:val="left"/>
        <w:rPr>
          <w:ins w:id="820" w:author="Francisco Javier Caracuel Beltrán" w:date="2017-10-20T19:30:00Z"/>
        </w:rPr>
        <w:pPrChange w:id="821" w:author="Francisco Javier Caracuel Beltrán" w:date="2017-10-20T19:30:00Z">
          <w:pPr/>
        </w:pPrChange>
      </w:pPr>
    </w:p>
    <w:p w:rsidR="0055217B" w:rsidRDefault="0055217B">
      <w:pPr>
        <w:ind w:left="360"/>
        <w:jc w:val="left"/>
        <w:rPr>
          <w:ins w:id="822" w:author="Francisco Javier Caracuel Beltrán" w:date="2017-10-20T19:30:00Z"/>
        </w:rPr>
        <w:pPrChange w:id="823" w:author="Francisco Javier Caracuel Beltrán" w:date="2017-10-20T19:30:00Z">
          <w:pPr/>
        </w:pPrChange>
      </w:pPr>
    </w:p>
    <w:p w:rsidR="0055217B" w:rsidRDefault="0055217B">
      <w:pPr>
        <w:pStyle w:val="Ttulo1"/>
        <w:numPr>
          <w:ilvl w:val="0"/>
          <w:numId w:val="8"/>
        </w:numPr>
        <w:rPr>
          <w:ins w:id="824" w:author="Francisco Javier Caracuel Beltrán" w:date="2017-10-20T19:31:00Z"/>
        </w:rPr>
        <w:pPrChange w:id="825" w:author="Francisco Javier Caracuel Beltrán" w:date="2017-10-20T19:31:00Z">
          <w:pPr/>
        </w:pPrChange>
      </w:pPr>
      <w:bookmarkStart w:id="826" w:name="_Toc496295259"/>
      <w:ins w:id="827" w:author="Francisco Javier Caracuel Beltrán" w:date="2017-10-20T19:31:00Z">
        <w:r>
          <w:t>Bonus:</w:t>
        </w:r>
        <w:bookmarkEnd w:id="826"/>
      </w:ins>
    </w:p>
    <w:p w:rsidR="0055217B" w:rsidRDefault="0055217B" w:rsidP="00E05B83">
      <w:pPr>
        <w:rPr>
          <w:ins w:id="828" w:author="Francisco Javier Caracuel Beltrán" w:date="2017-10-20T19:31:00Z"/>
        </w:rPr>
      </w:pPr>
    </w:p>
    <w:p w:rsidR="0055217B" w:rsidRDefault="0055217B">
      <w:pPr>
        <w:pStyle w:val="Ttulo2"/>
        <w:numPr>
          <w:ilvl w:val="0"/>
          <w:numId w:val="9"/>
        </w:numPr>
        <w:rPr>
          <w:ins w:id="829" w:author="Francisco Javier Caracuel Beltrán" w:date="2017-10-20T19:31:00Z"/>
        </w:rPr>
        <w:pPrChange w:id="830" w:author="Francisco Javier Caracuel Beltrán" w:date="2017-10-20T19:31:00Z">
          <w:pPr/>
        </w:pPrChange>
      </w:pPr>
      <w:bookmarkStart w:id="831" w:name="_Toc496295260"/>
      <w:ins w:id="832" w:author="Francisco Javier Caracuel Beltrán" w:date="2017-10-20T19:31:00Z">
        <w:r>
          <w:t>Cálculo del vector máscara Gaussiano:</w:t>
        </w:r>
        <w:bookmarkEnd w:id="831"/>
      </w:ins>
    </w:p>
    <w:p w:rsidR="0055217B" w:rsidRDefault="0055217B" w:rsidP="00E05B83">
      <w:pPr>
        <w:rPr>
          <w:ins w:id="833" w:author="Francisco Javier Caracuel Beltrán" w:date="2017-10-20T19:31:00Z"/>
        </w:rPr>
      </w:pPr>
    </w:p>
    <w:p w:rsidR="0055217B" w:rsidRDefault="00AB668B">
      <w:pPr>
        <w:ind w:left="360"/>
        <w:rPr>
          <w:ins w:id="834" w:author="Francisco Javier Caracuel Beltrán" w:date="2017-10-20T19:35:00Z"/>
        </w:rPr>
        <w:pPrChange w:id="835" w:author="Francisco Javier Caracuel Beltrán" w:date="2017-10-20T19:35:00Z">
          <w:pPr/>
        </w:pPrChange>
      </w:pPr>
      <w:ins w:id="836" w:author="Francisco Javier Caracuel Beltrán" w:date="2017-10-20T19:35:00Z">
        <w:r>
          <w:t>Se crea una función con la siguiente cabecera:</w:t>
        </w:r>
      </w:ins>
    </w:p>
    <w:p w:rsidR="00AB668B" w:rsidRDefault="00AB668B">
      <w:pPr>
        <w:ind w:left="360"/>
        <w:jc w:val="center"/>
        <w:rPr>
          <w:ins w:id="837" w:author="Francisco Javier Caracuel Beltrán" w:date="2017-10-20T19:35:00Z"/>
          <w:color w:val="1F4E79" w:themeColor="accent1" w:themeShade="80"/>
        </w:rPr>
        <w:pPrChange w:id="838" w:author="Francisco Javier Caracuel Beltrán" w:date="2017-10-20T19:35:00Z">
          <w:pPr/>
        </w:pPrChange>
      </w:pPr>
      <w:ins w:id="839" w:author="Francisco Javier Caracuel Beltrán" w:date="2017-10-20T19:35:00Z">
        <w:r w:rsidRPr="00AB668B">
          <w:rPr>
            <w:color w:val="1F4E79" w:themeColor="accent1" w:themeShade="80"/>
            <w:rPrChange w:id="840" w:author="Francisco Javier Caracuel Beltrán" w:date="2017-10-20T19:35:00Z">
              <w:rPr/>
            </w:rPrChange>
          </w:rPr>
          <w:t>f_gaussian(x, sigma)</w:t>
        </w:r>
      </w:ins>
    </w:p>
    <w:p w:rsidR="00AB668B" w:rsidRDefault="00AB668B">
      <w:pPr>
        <w:ind w:left="360"/>
        <w:jc w:val="left"/>
        <w:rPr>
          <w:ins w:id="841" w:author="Francisco Javier Caracuel Beltrán" w:date="2017-10-20T19:36:00Z"/>
          <w:color w:val="000000" w:themeColor="text1"/>
        </w:rPr>
        <w:pPrChange w:id="842" w:author="Francisco Javier Caracuel Beltrán" w:date="2017-10-20T19:36:00Z">
          <w:pPr/>
        </w:pPrChange>
      </w:pPr>
    </w:p>
    <w:p w:rsidR="00AB668B" w:rsidRDefault="00AB668B">
      <w:pPr>
        <w:ind w:left="360"/>
        <w:jc w:val="left"/>
        <w:rPr>
          <w:ins w:id="843" w:author="Francisco Javier Caracuel Beltrán" w:date="2017-10-20T19:36:00Z"/>
          <w:color w:val="000000" w:themeColor="text1"/>
        </w:rPr>
        <w:pPrChange w:id="844" w:author="Francisco Javier Caracuel Beltrán" w:date="2017-10-20T19:36:00Z">
          <w:pPr/>
        </w:pPrChange>
      </w:pPr>
      <w:ins w:id="845" w:author="Francisco Javier Caracuel Beltrán" w:date="2017-10-20T19:36:00Z">
        <w:r>
          <w:rPr>
            <w:color w:val="000000" w:themeColor="text1"/>
          </w:rPr>
          <w:t>Esta función dado un x y devuelve el valor correspondiente a la siguiente fórmula:</w:t>
        </w:r>
      </w:ins>
    </w:p>
    <w:p w:rsidR="00AB668B" w:rsidRPr="00AB668B" w:rsidRDefault="00AB668B">
      <w:pPr>
        <w:ind w:left="360"/>
        <w:jc w:val="left"/>
        <w:rPr>
          <w:ins w:id="846" w:author="Francisco Javier Caracuel Beltrán" w:date="2017-10-20T19:25:00Z"/>
          <w:color w:val="000000" w:themeColor="text1"/>
          <w:rPrChange w:id="847" w:author="Francisco Javier Caracuel Beltrán" w:date="2017-10-20T19:36:00Z">
            <w:rPr>
              <w:ins w:id="848" w:author="Francisco Javier Caracuel Beltrán" w:date="2017-10-20T19:25:00Z"/>
            </w:rPr>
          </w:rPrChange>
        </w:rPr>
        <w:pPrChange w:id="849" w:author="Francisco Javier Caracuel Beltrán" w:date="2017-10-20T19:36:00Z">
          <w:pPr/>
        </w:pPrChange>
      </w:pPr>
      <m:oMathPara>
        <m:oMath>
          <m:r>
            <w:ins w:id="850" w:author="Francisco Javier Caracuel Beltrán" w:date="2017-10-20T19:36:00Z">
              <w:rPr>
                <w:rFonts w:ascii="Cambria Math" w:hAnsi="Cambria Math"/>
                <w:color w:val="000000" w:themeColor="text1"/>
              </w:rPr>
              <m:t>f</m:t>
            </w:ins>
          </m:r>
          <m:d>
            <m:dPr>
              <m:ctrlPr>
                <w:ins w:id="851" w:author="Francisco Javier Caracuel Beltrán" w:date="2017-10-20T19:36:00Z">
                  <w:rPr>
                    <w:rFonts w:ascii="Cambria Math" w:hAnsi="Cambria Math"/>
                    <w:i/>
                    <w:color w:val="000000" w:themeColor="text1"/>
                  </w:rPr>
                </w:ins>
              </m:ctrlPr>
            </m:dPr>
            <m:e>
              <m:r>
                <w:ins w:id="852" w:author="Francisco Javier Caracuel Beltrán" w:date="2017-10-20T19:36:00Z">
                  <w:rPr>
                    <w:rFonts w:ascii="Cambria Math" w:hAnsi="Cambria Math"/>
                    <w:color w:val="000000" w:themeColor="text1"/>
                  </w:rPr>
                  <m:t>x</m:t>
                </w:ins>
              </m:r>
            </m:e>
          </m:d>
          <m:r>
            <w:ins w:id="853" w:author="Francisco Javier Caracuel Beltrán" w:date="2017-10-20T19:36:00Z">
              <w:rPr>
                <w:rFonts w:ascii="Cambria Math" w:hAnsi="Cambria Math"/>
                <w:color w:val="000000" w:themeColor="text1"/>
              </w:rPr>
              <m:t xml:space="preserve">= </m:t>
            </w:ins>
          </m:r>
          <m:sSup>
            <m:sSupPr>
              <m:ctrlPr>
                <w:ins w:id="854" w:author="Francisco Javier Caracuel Beltrán" w:date="2017-10-20T19:36:00Z">
                  <w:rPr>
                    <w:rFonts w:ascii="Cambria Math" w:hAnsi="Cambria Math"/>
                    <w:i/>
                    <w:color w:val="000000" w:themeColor="text1"/>
                  </w:rPr>
                </w:ins>
              </m:ctrlPr>
            </m:sSupPr>
            <m:e>
              <m:r>
                <w:ins w:id="855" w:author="Francisco Javier Caracuel Beltrán" w:date="2017-10-20T19:36:00Z">
                  <w:rPr>
                    <w:rFonts w:ascii="Cambria Math" w:hAnsi="Cambria Math"/>
                    <w:color w:val="000000" w:themeColor="text1"/>
                  </w:rPr>
                  <m:t>exp</m:t>
                </w:ins>
              </m:r>
            </m:e>
            <m:sup>
              <m:r>
                <w:ins w:id="856" w:author="Francisco Javier Caracuel Beltrán" w:date="2017-10-20T19:37:00Z">
                  <w:rPr>
                    <w:rFonts w:ascii="Cambria Math" w:hAnsi="Cambria Math"/>
                    <w:color w:val="000000" w:themeColor="text1"/>
                  </w:rPr>
                  <m:t xml:space="preserve">(-0.5 </m:t>
                </w:ins>
              </m:r>
              <m:f>
                <m:fPr>
                  <m:ctrlPr>
                    <w:ins w:id="857" w:author="Francisco Javier Caracuel Beltrán" w:date="2017-10-20T19:37:00Z">
                      <w:rPr>
                        <w:rFonts w:ascii="Cambria Math" w:hAnsi="Cambria Math"/>
                        <w:i/>
                        <w:color w:val="000000" w:themeColor="text1"/>
                      </w:rPr>
                    </w:ins>
                  </m:ctrlPr>
                </m:fPr>
                <m:num>
                  <m:sSup>
                    <m:sSupPr>
                      <m:ctrlPr>
                        <w:ins w:id="858" w:author="Francisco Javier Caracuel Beltrán" w:date="2017-10-20T19:37:00Z">
                          <w:rPr>
                            <w:rFonts w:ascii="Cambria Math" w:hAnsi="Cambria Math"/>
                            <w:i/>
                            <w:color w:val="000000" w:themeColor="text1"/>
                          </w:rPr>
                        </w:ins>
                      </m:ctrlPr>
                    </m:sSupPr>
                    <m:e>
                      <m:r>
                        <w:ins w:id="859" w:author="Francisco Javier Caracuel Beltrán" w:date="2017-10-20T19:37:00Z">
                          <w:rPr>
                            <w:rFonts w:ascii="Cambria Math" w:hAnsi="Cambria Math"/>
                            <w:color w:val="000000" w:themeColor="text1"/>
                          </w:rPr>
                          <m:t>x</m:t>
                        </w:ins>
                      </m:r>
                    </m:e>
                    <m:sup>
                      <m:r>
                        <w:ins w:id="860" w:author="Francisco Javier Caracuel Beltrán" w:date="2017-10-20T19:37:00Z">
                          <w:rPr>
                            <w:rFonts w:ascii="Cambria Math" w:hAnsi="Cambria Math"/>
                            <w:color w:val="000000" w:themeColor="text1"/>
                          </w:rPr>
                          <m:t>2</m:t>
                        </w:ins>
                      </m:r>
                    </m:sup>
                  </m:sSup>
                </m:num>
                <m:den>
                  <m:sSup>
                    <m:sSupPr>
                      <m:ctrlPr>
                        <w:ins w:id="861" w:author="Francisco Javier Caracuel Beltrán" w:date="2017-10-20T19:37:00Z">
                          <w:rPr>
                            <w:rFonts w:ascii="Cambria Math" w:hAnsi="Cambria Math"/>
                            <w:i/>
                            <w:color w:val="000000" w:themeColor="text1"/>
                          </w:rPr>
                        </w:ins>
                      </m:ctrlPr>
                    </m:sSupPr>
                    <m:e>
                      <m:r>
                        <w:ins w:id="862" w:author="Francisco Javier Caracuel Beltrán" w:date="2017-10-20T19:38:00Z">
                          <m:rPr>
                            <m:sty m:val="p"/>
                          </m:rPr>
                          <w:rPr>
                            <w:rFonts w:ascii="Cambria Math" w:hAnsi="Cambria Math" w:cs="Arial"/>
                            <w:lang w:val="el-GR"/>
                          </w:rPr>
                          <m:t>σ</m:t>
                        </w:ins>
                      </m:r>
                    </m:e>
                    <m:sup>
                      <m:r>
                        <w:ins w:id="863" w:author="Francisco Javier Caracuel Beltrán" w:date="2017-10-20T19:38:00Z">
                          <w:rPr>
                            <w:rFonts w:ascii="Cambria Math" w:hAnsi="Cambria Math"/>
                            <w:color w:val="000000" w:themeColor="text1"/>
                          </w:rPr>
                          <m:t>2</m:t>
                        </w:ins>
                      </m:r>
                    </m:sup>
                  </m:sSup>
                </m:den>
              </m:f>
              <m:r>
                <w:ins w:id="864" w:author="Francisco Javier Caracuel Beltrán" w:date="2017-10-20T19:37:00Z">
                  <w:rPr>
                    <w:rFonts w:ascii="Cambria Math" w:hAnsi="Cambria Math"/>
                    <w:color w:val="000000" w:themeColor="text1"/>
                  </w:rPr>
                  <m:t>)</m:t>
                </w:ins>
              </m:r>
            </m:sup>
          </m:sSup>
        </m:oMath>
      </m:oMathPara>
    </w:p>
    <w:p w:rsidR="00257C1F" w:rsidRDefault="00257C1F">
      <w:pPr>
        <w:ind w:left="360"/>
        <w:rPr>
          <w:ins w:id="865" w:author="Francisco Javier Caracuel Beltrán" w:date="2017-10-20T19:38:00Z"/>
        </w:rPr>
        <w:pPrChange w:id="866" w:author="Francisco Javier Caracuel Beltrán" w:date="2017-10-20T19:21:00Z">
          <w:pPr/>
        </w:pPrChange>
      </w:pPr>
    </w:p>
    <w:p w:rsidR="00AB668B" w:rsidRDefault="00AB668B">
      <w:pPr>
        <w:ind w:left="360"/>
        <w:rPr>
          <w:ins w:id="867" w:author="Francisco Javier Caracuel Beltrán" w:date="2017-10-20T19:39:00Z"/>
        </w:rPr>
        <w:pPrChange w:id="868" w:author="Francisco Javier Caracuel Beltrán" w:date="2017-10-20T19:21:00Z">
          <w:pPr/>
        </w:pPrChange>
      </w:pPr>
      <w:ins w:id="869" w:author="Francisco Javier Caracuel Beltrán" w:date="2017-10-20T19:38:00Z">
        <w:r>
          <w:t>Se crea una funci</w:t>
        </w:r>
      </w:ins>
      <w:ins w:id="870" w:author="Francisco Javier Caracuel Beltrán" w:date="2017-10-20T19:39:00Z">
        <w:r>
          <w:t>ón con la siguiente cabecera:</w:t>
        </w:r>
      </w:ins>
    </w:p>
    <w:p w:rsidR="00AB668B" w:rsidRDefault="00AB668B">
      <w:pPr>
        <w:ind w:left="360"/>
        <w:jc w:val="center"/>
        <w:rPr>
          <w:ins w:id="871" w:author="Francisco Javier Caracuel Beltrán" w:date="2017-10-20T19:39:00Z"/>
          <w:color w:val="1F4E79" w:themeColor="accent1" w:themeShade="80"/>
        </w:rPr>
        <w:pPrChange w:id="872" w:author="Francisco Javier Caracuel Beltrán" w:date="2017-10-20T19:39:00Z">
          <w:pPr/>
        </w:pPrChange>
      </w:pPr>
      <w:ins w:id="873" w:author="Francisco Javier Caracuel Beltrán" w:date="2017-10-20T19:39:00Z">
        <w:r w:rsidRPr="00AB668B">
          <w:rPr>
            <w:color w:val="1F4E79" w:themeColor="accent1" w:themeShade="80"/>
            <w:rPrChange w:id="874" w:author="Francisco Javier Caracuel Beltrán" w:date="2017-10-20T19:39:00Z">
              <w:rPr/>
            </w:rPrChange>
          </w:rPr>
          <w:t>get_gaussian_kernel(sigma = 0)</w:t>
        </w:r>
      </w:ins>
    </w:p>
    <w:p w:rsidR="00AB668B" w:rsidRDefault="00AB668B">
      <w:pPr>
        <w:ind w:left="360"/>
        <w:jc w:val="left"/>
        <w:rPr>
          <w:ins w:id="875" w:author="Francisco Javier Caracuel Beltrán" w:date="2017-10-20T19:39:00Z"/>
        </w:rPr>
        <w:pPrChange w:id="876" w:author="Francisco Javier Caracuel Beltrán" w:date="2017-10-20T19:39:00Z">
          <w:pPr/>
        </w:pPrChange>
      </w:pPr>
    </w:p>
    <w:p w:rsidR="00AB668B" w:rsidRDefault="00AB668B">
      <w:pPr>
        <w:ind w:left="360"/>
        <w:rPr>
          <w:ins w:id="877" w:author="Francisco Javier Caracuel Beltrán" w:date="2017-10-20T19:41:00Z"/>
        </w:rPr>
        <w:pPrChange w:id="878" w:author="Francisco Javier Caracuel Beltrán" w:date="2017-10-20T19:48:00Z">
          <w:pPr/>
        </w:pPrChange>
      </w:pPr>
      <w:ins w:id="879" w:author="Francisco Javier Caracuel Beltrán" w:date="2017-10-20T19:39:00Z">
        <w:r>
          <w:t xml:space="preserve">Esta función </w:t>
        </w:r>
        <w:r w:rsidR="0022106F">
          <w:t xml:space="preserve">se encarga de generar un kernel similar al que calcula </w:t>
        </w:r>
      </w:ins>
      <w:ins w:id="880" w:author="Francisco Javier Caracuel Beltrán" w:date="2017-10-20T19:40:00Z">
        <w:r w:rsidR="0022106F">
          <w:rPr>
            <w:i/>
          </w:rPr>
          <w:t>cv2.getGaussianKernel()</w:t>
        </w:r>
      </w:ins>
      <w:ins w:id="881" w:author="Francisco Javier Caracuel Beltrán" w:date="2017-10-20T19:41:00Z">
        <w:r w:rsidR="0022106F">
          <w:t>.</w:t>
        </w:r>
      </w:ins>
    </w:p>
    <w:p w:rsidR="0022106F" w:rsidRDefault="0022106F">
      <w:pPr>
        <w:ind w:left="360"/>
        <w:rPr>
          <w:ins w:id="882" w:author="Francisco Javier Caracuel Beltrán" w:date="2017-10-20T19:41:00Z"/>
        </w:rPr>
        <w:pPrChange w:id="883" w:author="Francisco Javier Caracuel Beltrán" w:date="2017-10-20T19:48:00Z">
          <w:pPr/>
        </w:pPrChange>
      </w:pPr>
      <w:ins w:id="884" w:author="Francisco Javier Caracuel Beltrán" w:date="2017-10-20T19:41:00Z">
        <w:r>
          <w:t>Lo primero que se debe calcular es el tamaño. Este tamaño será de 6*</w:t>
        </w:r>
      </w:ins>
      <w:ins w:id="885" w:author="Francisco Javier Caracuel Beltrán" w:date="2017-10-20T19:44:00Z">
        <w:r>
          <w:t>s</w:t>
        </w:r>
      </w:ins>
      <w:ins w:id="886" w:author="Francisco Javier Caracuel Beltrán" w:date="2017-10-20T19:41:00Z">
        <w:r>
          <w:t>gima+1 y se debe inicializar en un intervalo cuyo valor central sea 0. Es decir, para un sigma de 1, se genera un vector con los siguientes valores [-3, -2, -1, 0, 1, 2, 3].</w:t>
        </w:r>
      </w:ins>
    </w:p>
    <w:p w:rsidR="0022106F" w:rsidRDefault="0022106F">
      <w:pPr>
        <w:ind w:left="360"/>
        <w:rPr>
          <w:ins w:id="887" w:author="Francisco Javier Caracuel Beltrán" w:date="2017-10-20T19:43:00Z"/>
        </w:rPr>
        <w:pPrChange w:id="888" w:author="Francisco Javier Caracuel Beltrán" w:date="2017-10-20T19:48:00Z">
          <w:pPr/>
        </w:pPrChange>
      </w:pPr>
      <w:ins w:id="889" w:author="Francisco Javier Caracuel Beltrán" w:date="2017-10-20T19:42:00Z">
        <w:r>
          <w:t>El siguiente paso consiste en recorrer cada elemento del vector y aplicarle la fórmula de la máscara Gaussiana especificada anteriormente.</w:t>
        </w:r>
      </w:ins>
    </w:p>
    <w:p w:rsidR="0022106F" w:rsidRDefault="0022106F">
      <w:pPr>
        <w:ind w:left="360"/>
        <w:rPr>
          <w:ins w:id="890" w:author="Francisco Javier Caracuel Beltrán" w:date="2017-10-20T19:44:00Z"/>
        </w:rPr>
        <w:pPrChange w:id="891" w:author="Francisco Javier Caracuel Beltrán" w:date="2017-10-20T19:48:00Z">
          <w:pPr/>
        </w:pPrChange>
      </w:pPr>
      <w:ins w:id="892" w:author="Francisco Javier Caracuel Beltrán" w:date="2017-10-20T19:43:00Z">
        <w:r>
          <w:t>Cuando ya se han realizado todos los cálculos, se debe normalizar el vector, ya que la suma de todos los elementos del kernel debe ser 1.</w:t>
        </w:r>
      </w:ins>
    </w:p>
    <w:p w:rsidR="0022106F" w:rsidRDefault="0022106F">
      <w:pPr>
        <w:ind w:left="360"/>
        <w:jc w:val="left"/>
        <w:rPr>
          <w:ins w:id="893" w:author="Francisco Javier Caracuel Beltrán" w:date="2017-10-20T19:46:00Z"/>
        </w:rPr>
        <w:pPrChange w:id="894" w:author="Francisco Javier Caracuel Beltrán" w:date="2017-10-20T19:39:00Z">
          <w:pPr/>
        </w:pPrChange>
      </w:pPr>
    </w:p>
    <w:p w:rsidR="0022106F" w:rsidRDefault="0022106F">
      <w:pPr>
        <w:ind w:left="360"/>
        <w:jc w:val="left"/>
        <w:rPr>
          <w:ins w:id="895" w:author="Francisco Javier Caracuel Beltrán" w:date="2017-10-20T19:46:00Z"/>
        </w:rPr>
        <w:pPrChange w:id="896" w:author="Francisco Javier Caracuel Beltrán" w:date="2017-10-20T19:39:00Z">
          <w:pPr/>
        </w:pPrChange>
      </w:pPr>
    </w:p>
    <w:p w:rsidR="0022106F" w:rsidRDefault="0022106F">
      <w:pPr>
        <w:ind w:left="360"/>
        <w:jc w:val="left"/>
        <w:rPr>
          <w:ins w:id="897" w:author="Francisco Javier Caracuel Beltrán" w:date="2017-10-20T19:46:00Z"/>
        </w:rPr>
        <w:pPrChange w:id="898" w:author="Francisco Javier Caracuel Beltrán" w:date="2017-10-20T19:39:00Z">
          <w:pPr/>
        </w:pPrChange>
      </w:pPr>
    </w:p>
    <w:p w:rsidR="0022106F" w:rsidRDefault="0022106F">
      <w:pPr>
        <w:ind w:left="360"/>
        <w:jc w:val="left"/>
        <w:rPr>
          <w:ins w:id="899" w:author="Francisco Javier Caracuel Beltrán" w:date="2017-10-20T19:46:00Z"/>
        </w:rPr>
        <w:pPrChange w:id="900" w:author="Francisco Javier Caracuel Beltrán" w:date="2017-10-20T19:39:00Z">
          <w:pPr/>
        </w:pPrChange>
      </w:pPr>
    </w:p>
    <w:p w:rsidR="0022106F" w:rsidRDefault="0022106F">
      <w:pPr>
        <w:ind w:left="360"/>
        <w:jc w:val="left"/>
        <w:rPr>
          <w:ins w:id="901" w:author="Francisco Javier Caracuel Beltrán" w:date="2017-10-20T19:46:00Z"/>
        </w:rPr>
        <w:pPrChange w:id="902" w:author="Francisco Javier Caracuel Beltrán" w:date="2017-10-20T19:39:00Z">
          <w:pPr/>
        </w:pPrChange>
      </w:pPr>
    </w:p>
    <w:p w:rsidR="0022106F" w:rsidRDefault="0022106F">
      <w:pPr>
        <w:ind w:left="360"/>
        <w:jc w:val="left"/>
        <w:rPr>
          <w:ins w:id="903" w:author="Francisco Javier Caracuel Beltrán" w:date="2017-10-20T19:46:00Z"/>
        </w:rPr>
        <w:pPrChange w:id="904" w:author="Francisco Javier Caracuel Beltrán" w:date="2017-10-20T19:39:00Z">
          <w:pPr/>
        </w:pPrChange>
      </w:pPr>
    </w:p>
    <w:p w:rsidR="0022106F" w:rsidRDefault="0022106F">
      <w:pPr>
        <w:ind w:left="360"/>
        <w:jc w:val="left"/>
        <w:rPr>
          <w:ins w:id="905" w:author="Francisco Javier Caracuel Beltrán" w:date="2017-10-20T19:46:00Z"/>
        </w:rPr>
        <w:pPrChange w:id="906" w:author="Francisco Javier Caracuel Beltrán" w:date="2017-10-20T19:39:00Z">
          <w:pPr/>
        </w:pPrChange>
      </w:pPr>
    </w:p>
    <w:p w:rsidR="0022106F" w:rsidRDefault="0022106F">
      <w:pPr>
        <w:ind w:left="360"/>
        <w:jc w:val="left"/>
        <w:rPr>
          <w:ins w:id="907" w:author="Francisco Javier Caracuel Beltrán" w:date="2017-10-20T19:46:00Z"/>
        </w:rPr>
        <w:pPrChange w:id="908" w:author="Francisco Javier Caracuel Beltrán" w:date="2017-10-20T19:39:00Z">
          <w:pPr/>
        </w:pPrChange>
      </w:pPr>
    </w:p>
    <w:p w:rsidR="0022106F" w:rsidRDefault="0022106F">
      <w:pPr>
        <w:ind w:left="360"/>
        <w:jc w:val="left"/>
        <w:rPr>
          <w:ins w:id="909" w:author="Francisco Javier Caracuel Beltrán" w:date="2017-10-20T19:46:00Z"/>
        </w:rPr>
        <w:pPrChange w:id="910" w:author="Francisco Javier Caracuel Beltrán" w:date="2017-10-20T19:39:00Z">
          <w:pPr/>
        </w:pPrChange>
      </w:pPr>
    </w:p>
    <w:p w:rsidR="0022106F" w:rsidRDefault="0022106F">
      <w:pPr>
        <w:ind w:left="360"/>
        <w:jc w:val="left"/>
        <w:rPr>
          <w:ins w:id="911" w:author="Francisco Javier Caracuel Beltrán" w:date="2017-10-20T19:46:00Z"/>
        </w:rPr>
        <w:pPrChange w:id="912" w:author="Francisco Javier Caracuel Beltrán" w:date="2017-10-20T19:39:00Z">
          <w:pPr/>
        </w:pPrChange>
      </w:pPr>
    </w:p>
    <w:p w:rsidR="0022106F" w:rsidRDefault="0022106F">
      <w:pPr>
        <w:ind w:left="360"/>
        <w:jc w:val="left"/>
        <w:rPr>
          <w:ins w:id="913" w:author="Francisco Javier Caracuel Beltrán" w:date="2017-10-20T19:44:00Z"/>
        </w:rPr>
        <w:pPrChange w:id="914" w:author="Francisco Javier Caracuel Beltrán" w:date="2017-10-20T19:39:00Z">
          <w:pPr/>
        </w:pPrChange>
      </w:pPr>
    </w:p>
    <w:p w:rsidR="0022106F" w:rsidRDefault="0022106F">
      <w:pPr>
        <w:ind w:left="360"/>
        <w:jc w:val="left"/>
        <w:rPr>
          <w:ins w:id="915" w:author="Francisco Javier Caracuel Beltrán" w:date="2017-10-20T19:47:00Z"/>
        </w:rPr>
        <w:pPrChange w:id="916" w:author="Francisco Javier Caracuel Beltrán" w:date="2017-10-20T19:39:00Z">
          <w:pPr/>
        </w:pPrChange>
      </w:pPr>
      <w:ins w:id="917" w:author="Francisco Javier Caracuel Beltrán" w:date="2017-10-20T19:44:00Z">
        <w:r>
          <w:t xml:space="preserve">El resultado de ejecutar la función y </w:t>
        </w:r>
        <w:r>
          <w:rPr>
            <w:i/>
          </w:rPr>
          <w:t>cv2.getGaussianKernel()</w:t>
        </w:r>
        <w:r>
          <w:t xml:space="preserve"> es</w:t>
        </w:r>
      </w:ins>
      <w:ins w:id="918" w:author="Francisco Javier Caracuel Beltrán" w:date="2017-10-20T19:46:00Z">
        <w:r>
          <w:t xml:space="preserve"> (sigma = 3)</w:t>
        </w:r>
      </w:ins>
      <w:ins w:id="919" w:author="Francisco Javier Caracuel Beltrán" w:date="2017-10-20T19:44:00Z">
        <w:r>
          <w:t>:</w:t>
        </w:r>
      </w:ins>
    </w:p>
    <w:p w:rsidR="0022106F" w:rsidRDefault="0022106F">
      <w:pPr>
        <w:ind w:left="360"/>
        <w:jc w:val="center"/>
        <w:rPr>
          <w:ins w:id="920" w:author="Francisco Javier Caracuel Beltrán" w:date="2017-10-20T19:47:00Z"/>
        </w:rPr>
        <w:pPrChange w:id="921" w:author="Francisco Javier Caracuel Beltrán" w:date="2017-10-20T19:47:00Z">
          <w:pPr/>
        </w:pPrChange>
      </w:pPr>
      <w:ins w:id="922" w:author="Francisco Javier Caracuel Beltrán" w:date="2017-10-20T19:47:00Z">
        <w:r>
          <w:rPr>
            <w:noProof/>
            <w:lang w:eastAsia="es-ES"/>
          </w:rPr>
          <w:drawing>
            <wp:inline distT="0" distB="0" distL="0" distR="0" wp14:anchorId="0582D194" wp14:editId="06AEC794">
              <wp:extent cx="1977390" cy="608203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7390" cy="6082030"/>
                      </a:xfrm>
                      <a:prstGeom prst="rect">
                        <a:avLst/>
                      </a:prstGeom>
                      <a:noFill/>
                      <a:ln>
                        <a:noFill/>
                      </a:ln>
                    </pic:spPr>
                  </pic:pic>
                </a:graphicData>
              </a:graphic>
            </wp:inline>
          </w:drawing>
        </w:r>
      </w:ins>
    </w:p>
    <w:p w:rsidR="0022106F" w:rsidRDefault="0022106F">
      <w:pPr>
        <w:ind w:left="360"/>
        <w:jc w:val="left"/>
        <w:rPr>
          <w:ins w:id="923" w:author="Francisco Javier Caracuel Beltrán" w:date="2017-10-20T19:47:00Z"/>
        </w:rPr>
        <w:pPrChange w:id="924" w:author="Francisco Javier Caracuel Beltrán" w:date="2017-10-20T19:39:00Z">
          <w:pPr/>
        </w:pPrChange>
      </w:pPr>
    </w:p>
    <w:p w:rsidR="0022106F" w:rsidRDefault="0022106F">
      <w:pPr>
        <w:ind w:left="360"/>
        <w:rPr>
          <w:ins w:id="925" w:author="Francisco Javier Caracuel Beltrán" w:date="2017-10-20T19:48:00Z"/>
        </w:rPr>
        <w:pPrChange w:id="926" w:author="Francisco Javier Caracuel Beltrán" w:date="2017-10-20T19:48:00Z">
          <w:pPr/>
        </w:pPrChange>
      </w:pPr>
      <w:ins w:id="927" w:author="Francisco Javier Caracuel Beltrán" w:date="2017-10-20T19:47:00Z">
        <w:r>
          <w:t>El resul</w:t>
        </w:r>
      </w:ins>
      <w:ins w:id="928" w:author="Francisco Javier Caracuel Beltrán" w:date="2017-10-20T19:48:00Z">
        <w:r>
          <w:t>tado que ofrecen ambas funciones es el mismo, incluida la estructura en la que se devuelve, por lo que es posible utilizar una u otra indistintamente.</w:t>
        </w:r>
      </w:ins>
    </w:p>
    <w:p w:rsidR="0022106F" w:rsidRDefault="0022106F">
      <w:pPr>
        <w:ind w:left="360"/>
        <w:rPr>
          <w:ins w:id="929" w:author="Francisco Javier Caracuel Beltrán" w:date="2017-10-20T19:48:00Z"/>
        </w:rPr>
        <w:pPrChange w:id="930" w:author="Francisco Javier Caracuel Beltrán" w:date="2017-10-20T19:48:00Z">
          <w:pPr/>
        </w:pPrChange>
      </w:pPr>
    </w:p>
    <w:p w:rsidR="0022106F" w:rsidRDefault="0022106F">
      <w:pPr>
        <w:ind w:left="360"/>
        <w:rPr>
          <w:ins w:id="931" w:author="Francisco Javier Caracuel Beltrán" w:date="2017-10-20T19:48:00Z"/>
        </w:rPr>
        <w:pPrChange w:id="932" w:author="Francisco Javier Caracuel Beltrán" w:date="2017-10-20T19:48:00Z">
          <w:pPr/>
        </w:pPrChange>
      </w:pPr>
    </w:p>
    <w:p w:rsidR="0022106F" w:rsidRDefault="0022106F">
      <w:pPr>
        <w:ind w:left="360"/>
        <w:rPr>
          <w:ins w:id="933" w:author="Francisco Javier Caracuel Beltrán" w:date="2017-10-20T19:48:00Z"/>
        </w:rPr>
        <w:pPrChange w:id="934" w:author="Francisco Javier Caracuel Beltrán" w:date="2017-10-20T19:48:00Z">
          <w:pPr/>
        </w:pPrChange>
      </w:pPr>
    </w:p>
    <w:p w:rsidR="0022106F" w:rsidRDefault="0022106F">
      <w:pPr>
        <w:ind w:left="360"/>
        <w:rPr>
          <w:ins w:id="935" w:author="Francisco Javier Caracuel Beltrán" w:date="2017-10-20T19:48:00Z"/>
        </w:rPr>
        <w:pPrChange w:id="936" w:author="Francisco Javier Caracuel Beltrán" w:date="2017-10-20T19:48:00Z">
          <w:pPr/>
        </w:pPrChange>
      </w:pPr>
    </w:p>
    <w:p w:rsidR="0022106F" w:rsidRDefault="0022106F">
      <w:pPr>
        <w:ind w:left="360"/>
        <w:rPr>
          <w:ins w:id="937" w:author="Francisco Javier Caracuel Beltrán" w:date="2017-10-20T19:48:00Z"/>
        </w:rPr>
        <w:pPrChange w:id="938" w:author="Francisco Javier Caracuel Beltrán" w:date="2017-10-20T19:48:00Z">
          <w:pPr/>
        </w:pPrChange>
      </w:pPr>
    </w:p>
    <w:p w:rsidR="0022106F" w:rsidRDefault="0022106F">
      <w:pPr>
        <w:ind w:left="360"/>
        <w:rPr>
          <w:ins w:id="939" w:author="Francisco Javier Caracuel Beltrán" w:date="2017-10-20T19:48:00Z"/>
        </w:rPr>
        <w:pPrChange w:id="940" w:author="Francisco Javier Caracuel Beltrán" w:date="2017-10-20T19:48:00Z">
          <w:pPr/>
        </w:pPrChange>
      </w:pPr>
    </w:p>
    <w:p w:rsidR="0022106F" w:rsidRDefault="0022106F">
      <w:pPr>
        <w:pStyle w:val="Ttulo2"/>
        <w:numPr>
          <w:ilvl w:val="0"/>
          <w:numId w:val="9"/>
        </w:numPr>
        <w:rPr>
          <w:ins w:id="941" w:author="Francisco Javier Caracuel Beltrán" w:date="2017-10-20T19:49:00Z"/>
        </w:rPr>
        <w:pPrChange w:id="942" w:author="Francisco Javier Caracuel Beltrán" w:date="2017-10-20T19:48:00Z">
          <w:pPr/>
        </w:pPrChange>
      </w:pPr>
      <w:bookmarkStart w:id="943" w:name="_Toc496295261"/>
      <w:ins w:id="944" w:author="Francisco Javier Caracuel Beltrán" w:date="2017-10-20T19:48:00Z">
        <w:r>
          <w:t>Implementar una función que calcule la convolución de un vector señal 1D con un vector-m</w:t>
        </w:r>
      </w:ins>
      <w:ins w:id="945" w:author="Francisco Javier Caracuel Beltrán" w:date="2017-10-20T19:49:00Z">
        <w:r>
          <w:t>áscara de longitud inferior al de la señal usando condiciones de contorno reflejada.</w:t>
        </w:r>
        <w:bookmarkEnd w:id="943"/>
      </w:ins>
    </w:p>
    <w:p w:rsidR="0022106F" w:rsidRDefault="0022106F" w:rsidP="00E05B83">
      <w:pPr>
        <w:rPr>
          <w:ins w:id="946" w:author="Francisco Javier Caracuel Beltrán" w:date="2017-10-20T19:49:00Z"/>
        </w:rPr>
      </w:pPr>
    </w:p>
    <w:p w:rsidR="0022106F" w:rsidRDefault="0022106F">
      <w:pPr>
        <w:ind w:left="360"/>
        <w:rPr>
          <w:ins w:id="947" w:author="Francisco Javier Caracuel Beltrán" w:date="2017-10-20T19:49:00Z"/>
        </w:rPr>
        <w:pPrChange w:id="948" w:author="Francisco Javier Caracuel Beltrán" w:date="2017-10-20T19:49:00Z">
          <w:pPr/>
        </w:pPrChange>
      </w:pPr>
      <w:ins w:id="949" w:author="Francisco Javier Caracuel Beltrán" w:date="2017-10-20T19:49:00Z">
        <w:r>
          <w:br/>
          <w:t>Se crea una función con la siguiente cabecera:</w:t>
        </w:r>
      </w:ins>
    </w:p>
    <w:p w:rsidR="0022106F" w:rsidRDefault="0022106F">
      <w:pPr>
        <w:ind w:left="360"/>
        <w:jc w:val="center"/>
        <w:rPr>
          <w:ins w:id="950" w:author="Francisco Javier Caracuel Beltrán" w:date="2017-10-20T19:50:00Z"/>
          <w:color w:val="1F4E79" w:themeColor="accent1" w:themeShade="80"/>
        </w:rPr>
        <w:pPrChange w:id="951" w:author="Francisco Javier Caracuel Beltrán" w:date="2017-10-20T19:49:00Z">
          <w:pPr/>
        </w:pPrChange>
      </w:pPr>
      <w:ins w:id="952" w:author="Francisco Javier Caracuel Beltrán" w:date="2017-10-20T19:50:00Z">
        <w:r w:rsidRPr="0022106F">
          <w:rPr>
            <w:color w:val="1F4E79" w:themeColor="accent1" w:themeShade="80"/>
            <w:rPrChange w:id="953" w:author="Francisco Javier Caracuel Beltrán" w:date="2017-10-20T19:50:00Z">
              <w:rPr/>
            </w:rPrChange>
          </w:rPr>
          <w:t>filter_2d(signal, kernel)</w:t>
        </w:r>
      </w:ins>
    </w:p>
    <w:p w:rsidR="0022106F" w:rsidRDefault="0022106F">
      <w:pPr>
        <w:ind w:left="360"/>
        <w:rPr>
          <w:ins w:id="954" w:author="Francisco Javier Caracuel Beltrán" w:date="2017-10-20T19:50:00Z"/>
        </w:rPr>
        <w:pPrChange w:id="955" w:author="Francisco Javier Caracuel Beltrán" w:date="2017-10-20T19:50:00Z">
          <w:pPr/>
        </w:pPrChange>
      </w:pPr>
    </w:p>
    <w:p w:rsidR="0022106F" w:rsidRDefault="0022106F">
      <w:pPr>
        <w:ind w:left="360"/>
        <w:rPr>
          <w:ins w:id="956" w:author="Francisco Javier Caracuel Beltrán" w:date="2017-10-20T19:50:00Z"/>
        </w:rPr>
        <w:pPrChange w:id="957" w:author="Francisco Javier Caracuel Beltrán" w:date="2017-10-20T19:50:00Z">
          <w:pPr/>
        </w:pPrChange>
      </w:pPr>
      <w:ins w:id="958" w:author="Francisco Javier Caracuel Beltrán" w:date="2017-10-20T19:50:00Z">
        <w:r>
          <w:t xml:space="preserve">Esta función recibe un vector y un kernel y realiza la convolución. Es igual que la función </w:t>
        </w:r>
        <w:r>
          <w:rPr>
            <w:i/>
          </w:rPr>
          <w:t>cv2.filter2D()</w:t>
        </w:r>
        <w:r>
          <w:t>.</w:t>
        </w:r>
      </w:ins>
    </w:p>
    <w:p w:rsidR="00CC266F" w:rsidRDefault="00CC266F">
      <w:pPr>
        <w:ind w:left="360"/>
        <w:rPr>
          <w:ins w:id="959" w:author="Francisco Javier Caracuel Beltrán" w:date="2017-10-20T19:52:00Z"/>
        </w:rPr>
        <w:pPrChange w:id="960" w:author="Francisco Javier Caracuel Beltrán" w:date="2017-10-20T19:52:00Z">
          <w:pPr/>
        </w:pPrChange>
      </w:pPr>
      <w:ins w:id="961" w:author="Francisco Javier Caracuel Beltrán" w:date="2017-10-20T19:50:00Z">
        <w:r>
          <w:t>La convoluci</w:t>
        </w:r>
      </w:ins>
      <w:ins w:id="962" w:author="Francisco Javier Caracuel Beltrán" w:date="2017-10-20T19:51:00Z">
        <w:r>
          <w:t>ón consiste en iterar por todos los elementos del vector señal y modificar el valor del elemento en el que se est</w:t>
        </w:r>
      </w:ins>
      <w:ins w:id="963" w:author="Francisco Javier Caracuel Beltrán" w:date="2017-10-20T19:52:00Z">
        <w:r>
          <w:t>á iterando en cada momento</w:t>
        </w:r>
      </w:ins>
      <w:ins w:id="964" w:author="Francisco Javier Caracuel Beltrán" w:date="2017-10-20T19:53:00Z">
        <w:r>
          <w:t xml:space="preserve"> con una operación</w:t>
        </w:r>
      </w:ins>
      <w:ins w:id="965" w:author="Francisco Javier Caracuel Beltrán" w:date="2017-10-20T19:52:00Z">
        <w:r>
          <w:t>.</w:t>
        </w:r>
      </w:ins>
    </w:p>
    <w:p w:rsidR="00CC266F" w:rsidRPr="00E05B83" w:rsidRDefault="00CC266F">
      <w:pPr>
        <w:ind w:left="360"/>
        <w:rPr>
          <w:ins w:id="966" w:author="Francisco Javier Caracuel Beltrán" w:date="2017-10-20T19:47:00Z"/>
        </w:rPr>
        <w:pPrChange w:id="967" w:author="Francisco Javier Caracuel Beltrán" w:date="2017-10-20T20:23:00Z">
          <w:pPr/>
        </w:pPrChange>
      </w:pPr>
      <w:ins w:id="968" w:author="Francisco Javier Caracuel Beltrán" w:date="2017-10-20T19:52:00Z">
        <w:r>
          <w:t xml:space="preserve">Si se tiene </w:t>
        </w:r>
        <w:r>
          <w:rPr>
            <w:i/>
          </w:rPr>
          <w:t>l</w:t>
        </w:r>
        <w:r>
          <w:t xml:space="preserve"> como la longitud</w:t>
        </w:r>
      </w:ins>
      <w:ins w:id="969" w:author="Francisco Javier Caracuel Beltrán" w:date="2017-10-20T19:53:00Z">
        <w:r>
          <w:t xml:space="preserve"> del kernel, la operación que se debe realizar es multiplicar un intervalo de tamaño </w:t>
        </w:r>
      </w:ins>
      <w:ins w:id="970" w:author="Francisco Javier Caracuel Beltrán" w:date="2017-10-20T19:54:00Z">
        <w:r>
          <w:rPr>
            <w:i/>
          </w:rPr>
          <w:t>l</w:t>
        </w:r>
        <w:r>
          <w:t xml:space="preserve"> del vector señal</w:t>
        </w:r>
      </w:ins>
      <w:ins w:id="971" w:author="Francisco Javier Caracuel Beltrán" w:date="2017-10-20T19:56:00Z">
        <w:r>
          <w:t xml:space="preserve"> (</w:t>
        </w:r>
      </w:ins>
      <w:ins w:id="972" w:author="Francisco Javier Caracuel Beltrán" w:date="2017-10-20T19:54:00Z">
        <w:r>
          <w:t>tomando como punto central el elemento que se está calculando</w:t>
        </w:r>
      </w:ins>
      <w:ins w:id="973" w:author="Francisco Javier Caracuel Beltrán" w:date="2017-10-20T19:56:00Z">
        <w:r>
          <w:t>)</w:t>
        </w:r>
      </w:ins>
      <w:ins w:id="974" w:author="Francisco Javier Caracuel Beltrán" w:date="2017-10-20T19:54:00Z">
        <w:r>
          <w:t xml:space="preserve"> por el kernel. El resultado de multiplicar cada elemento del intervalo del vector señal con su correspondiente</w:t>
        </w:r>
      </w:ins>
      <w:ins w:id="975" w:author="Francisco Javier Caracuel Beltrán" w:date="2017-10-20T19:55:00Z">
        <w:r>
          <w:t xml:space="preserve"> del kernel, se debe sumar y éste será el nuevo valor que tenga el elemento en el que se centra la iteración.</w:t>
        </w:r>
      </w:ins>
    </w:p>
    <w:p w:rsidR="0022106F" w:rsidRDefault="00CC266F">
      <w:pPr>
        <w:ind w:left="360"/>
        <w:rPr>
          <w:ins w:id="976" w:author="Francisco Javier Caracuel Beltrán" w:date="2017-10-20T19:58:00Z"/>
        </w:rPr>
        <w:pPrChange w:id="977" w:author="Francisco Javier Caracuel Beltrán" w:date="2017-10-20T20:23:00Z">
          <w:pPr/>
        </w:pPrChange>
      </w:pPr>
      <w:ins w:id="978" w:author="Francisco Javier Caracuel Beltrán" w:date="2017-10-20T19:57:00Z">
        <w:r>
          <w:t xml:space="preserve">El problema de la convolución está en </w:t>
        </w:r>
      </w:ins>
      <w:ins w:id="979" w:author="Francisco Javier Caracuel Beltrán" w:date="2017-10-20T20:01:00Z">
        <w:r w:rsidR="004D41A6">
          <w:t>los extremos</w:t>
        </w:r>
      </w:ins>
      <w:ins w:id="980" w:author="Francisco Javier Caracuel Beltrán" w:date="2017-10-20T19:57:00Z">
        <w:r>
          <w:t xml:space="preserve">. Para calcular los </w:t>
        </w:r>
        <w:r w:rsidRPr="00CC266F">
          <w:rPr>
            <w:i/>
            <w:rPrChange w:id="981" w:author="Francisco Javier Caracuel Beltrán" w:date="2017-10-20T19:57:00Z">
              <w:rPr/>
            </w:rPrChange>
          </w:rPr>
          <w:t>l</w:t>
        </w:r>
        <w:r>
          <w:rPr>
            <w:i/>
          </w:rPr>
          <w:t xml:space="preserve"> </w:t>
        </w:r>
        <w:r>
          <w:t xml:space="preserve">/2 elementos primeros o los </w:t>
        </w:r>
        <w:r w:rsidRPr="00CC266F">
          <w:rPr>
            <w:i/>
            <w:rPrChange w:id="982" w:author="Francisco Javier Caracuel Beltrán" w:date="2017-10-20T19:57:00Z">
              <w:rPr/>
            </w:rPrChange>
          </w:rPr>
          <w:t>l</w:t>
        </w:r>
      </w:ins>
      <w:ins w:id="983" w:author="Francisco Javier Caracuel Beltrán" w:date="2017-10-20T19:58:00Z">
        <w:r>
          <w:rPr>
            <w:i/>
          </w:rPr>
          <w:t xml:space="preserve"> </w:t>
        </w:r>
      </w:ins>
      <w:ins w:id="984" w:author="Francisco Javier Caracuel Beltrán" w:date="2017-10-20T19:57:00Z">
        <w:r>
          <w:t>/2 elementos últimos</w:t>
        </w:r>
      </w:ins>
      <w:ins w:id="985" w:author="Francisco Javier Caracuel Beltrán" w:date="2017-10-20T19:58:00Z">
        <w:r>
          <w:t>, se debe extender el vector señal.</w:t>
        </w:r>
      </w:ins>
    </w:p>
    <w:p w:rsidR="00CC266F" w:rsidRDefault="00CC266F">
      <w:pPr>
        <w:ind w:left="360"/>
        <w:rPr>
          <w:ins w:id="986" w:author="Francisco Javier Caracuel Beltrán" w:date="2017-10-20T20:01:00Z"/>
        </w:rPr>
        <w:pPrChange w:id="987" w:author="Francisco Javier Caracuel Beltrán" w:date="2017-10-20T20:23:00Z">
          <w:pPr/>
        </w:pPrChange>
      </w:pPr>
      <w:ins w:id="988" w:author="Francisco Javier Caracuel Beltrán" w:date="2017-10-20T19:58:00Z">
        <w:r>
          <w:t>En este apartado se indica que se haga con condiciones de contorno reflejado, es decir, si el vector comienza en [1,2,3,4,5</w:t>
        </w:r>
      </w:ins>
      <w:ins w:id="989" w:author="Francisco Javier Caracuel Beltrán" w:date="2017-10-20T19:59:00Z">
        <w:r>
          <w:t>,</w:t>
        </w:r>
      </w:ins>
      <w:ins w:id="990" w:author="Francisco Javier Caracuel Beltrán" w:date="2017-10-20T19:58:00Z">
        <w:r>
          <w:t>…] y se debe extender 3 posiciones, el nuevo vector comenzar</w:t>
        </w:r>
      </w:ins>
      <w:ins w:id="991" w:author="Francisco Javier Caracuel Beltrán" w:date="2017-10-20T19:59:00Z">
        <w:r>
          <w:t>á con [3,2,1,1,2,3,4,5,..]</w:t>
        </w:r>
      </w:ins>
      <w:ins w:id="992" w:author="Francisco Javier Caracuel Beltrán" w:date="2017-10-20T20:01:00Z">
        <w:r w:rsidR="004D41A6">
          <w:t>. Este mismo razonamiento se aplica para el extremo final.</w:t>
        </w:r>
      </w:ins>
    </w:p>
    <w:p w:rsidR="004D41A6" w:rsidRDefault="004D41A6">
      <w:pPr>
        <w:ind w:left="360"/>
        <w:jc w:val="left"/>
        <w:rPr>
          <w:ins w:id="993" w:author="Francisco Javier Caracuel Beltrán" w:date="2017-10-20T20:02:00Z"/>
        </w:rPr>
        <w:pPrChange w:id="994" w:author="Francisco Javier Caracuel Beltrán" w:date="2017-10-20T19:39:00Z">
          <w:pPr/>
        </w:pPrChange>
      </w:pPr>
    </w:p>
    <w:p w:rsidR="004D41A6" w:rsidRPr="00E05B83" w:rsidRDefault="004D41A6">
      <w:pPr>
        <w:ind w:left="360"/>
        <w:jc w:val="left"/>
        <w:rPr>
          <w:ins w:id="995" w:author="Francisco Javier Caracuel Beltrán" w:date="2017-10-20T19:46:00Z"/>
        </w:rPr>
        <w:pPrChange w:id="996" w:author="Francisco Javier Caracuel Beltrán" w:date="2017-10-20T19:39:00Z">
          <w:pPr/>
        </w:pPrChange>
      </w:pPr>
      <w:ins w:id="997" w:author="Francisco Javier Caracuel Beltrán" w:date="2017-10-20T20:02:00Z">
        <w:r>
          <w:t xml:space="preserve">El resultado de ejecutar esta función y cv2.filter2D() es (tomando como vector señal la primera fila de la imagen </w:t>
        </w:r>
        <w:r>
          <w:rPr>
            <w:i/>
          </w:rPr>
          <w:t>plane.bmp</w:t>
        </w:r>
      </w:ins>
      <w:ins w:id="998" w:author="Francisco Javier Caracuel Beltrán" w:date="2017-10-20T20:03:00Z">
        <w:r>
          <w:t xml:space="preserve"> y sigma = 5):</w:t>
        </w:r>
      </w:ins>
    </w:p>
    <w:p w:rsidR="0022106F" w:rsidRDefault="0022106F">
      <w:pPr>
        <w:ind w:left="360"/>
        <w:jc w:val="left"/>
        <w:rPr>
          <w:ins w:id="999" w:author="Francisco Javier Caracuel Beltrán" w:date="2017-10-20T20:04:00Z"/>
        </w:rPr>
        <w:pPrChange w:id="1000" w:author="Francisco Javier Caracuel Beltrán" w:date="2017-10-20T19:39:00Z">
          <w:pPr/>
        </w:pPrChange>
      </w:pPr>
    </w:p>
    <w:p w:rsidR="004D41A6" w:rsidRDefault="004D41A6">
      <w:pPr>
        <w:pStyle w:val="Prrafodelista"/>
        <w:numPr>
          <w:ilvl w:val="0"/>
          <w:numId w:val="5"/>
        </w:numPr>
        <w:jc w:val="left"/>
        <w:rPr>
          <w:ins w:id="1001" w:author="Francisco Javier Caracuel Beltrán" w:date="2017-10-20T19:44:00Z"/>
        </w:rPr>
        <w:pPrChange w:id="1002" w:author="Francisco Javier Caracuel Beltrán" w:date="2017-10-20T20:04:00Z">
          <w:pPr/>
        </w:pPrChange>
      </w:pPr>
      <w:ins w:id="1003" w:author="Francisco Javier Caracuel Beltrán" w:date="2017-10-20T20:04:00Z">
        <w:r>
          <w:rPr>
            <w:i/>
          </w:rPr>
          <w:t>filter_2d()</w:t>
        </w:r>
      </w:ins>
      <w:ins w:id="1004" w:author="Francisco Javier Caracuel Beltrán" w:date="2017-10-20T20:07:00Z">
        <w:r>
          <w:rPr>
            <w:i/>
          </w:rPr>
          <w:t xml:space="preserve"> </w:t>
        </w:r>
        <w:r w:rsidRPr="004D41A6">
          <w:rPr>
            <w:rPrChange w:id="1005" w:author="Francisco Javier Caracuel Beltrán" w:date="2017-10-20T20:07:00Z">
              <w:rPr>
                <w:i/>
              </w:rPr>
            </w:rPrChange>
          </w:rPr>
          <w:t>(la imagen se ha acortado por motivos de espacio)</w:t>
        </w:r>
      </w:ins>
      <w:ins w:id="1006" w:author="Francisco Javier Caracuel Beltrán" w:date="2017-10-20T20:04:00Z">
        <w:r>
          <w:rPr>
            <w:i/>
          </w:rPr>
          <w:t>:</w:t>
        </w:r>
      </w:ins>
    </w:p>
    <w:p w:rsidR="0022106F" w:rsidRPr="0022106F" w:rsidRDefault="004D41A6">
      <w:pPr>
        <w:ind w:left="360"/>
        <w:jc w:val="center"/>
        <w:rPr>
          <w:rPrChange w:id="1007" w:author="Francisco Javier Caracuel Beltrán" w:date="2017-10-20T19:44:00Z">
            <w:rPr>
              <w:sz w:val="28"/>
            </w:rPr>
          </w:rPrChange>
        </w:rPr>
        <w:pPrChange w:id="1008" w:author="Francisco Javier Caracuel Beltrán" w:date="2017-10-20T19:46:00Z">
          <w:pPr/>
        </w:pPrChange>
      </w:pPr>
      <w:ins w:id="1009" w:author="Francisco Javier Caracuel Beltrán" w:date="2017-10-20T20:04:00Z">
        <w:r>
          <w:rPr>
            <w:noProof/>
            <w:lang w:eastAsia="es-ES"/>
          </w:rPr>
          <w:drawing>
            <wp:inline distT="0" distB="0" distL="0" distR="0">
              <wp:extent cx="5390515" cy="1254760"/>
              <wp:effectExtent l="0" t="0" r="63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1254760"/>
                      </a:xfrm>
                      <a:prstGeom prst="rect">
                        <a:avLst/>
                      </a:prstGeom>
                      <a:noFill/>
                      <a:ln>
                        <a:noFill/>
                      </a:ln>
                    </pic:spPr>
                  </pic:pic>
                </a:graphicData>
              </a:graphic>
            </wp:inline>
          </w:drawing>
        </w:r>
      </w:ins>
    </w:p>
    <w:p w:rsidR="00871545" w:rsidRPr="00257C1F" w:rsidRDefault="00871545" w:rsidP="00E05B83">
      <w:pPr>
        <w:rPr>
          <w:rPrChange w:id="1010" w:author="Francisco Javier Caracuel Beltrán" w:date="2017-10-20T19:22:00Z">
            <w:rPr>
              <w:sz w:val="28"/>
            </w:rPr>
          </w:rPrChange>
        </w:rPr>
      </w:pPr>
    </w:p>
    <w:p w:rsidR="00871545" w:rsidRDefault="00871545" w:rsidP="00AE677D">
      <w:pPr>
        <w:rPr>
          <w:ins w:id="1011" w:author="Francisco Javier Caracuel Beltrán" w:date="2017-10-20T20:04:00Z"/>
          <w:sz w:val="28"/>
        </w:rPr>
      </w:pPr>
    </w:p>
    <w:p w:rsidR="004D41A6" w:rsidRDefault="004D41A6" w:rsidP="00AE677D">
      <w:pPr>
        <w:rPr>
          <w:ins w:id="1012" w:author="Francisco Javier Caracuel Beltrán" w:date="2017-10-20T20:04:00Z"/>
          <w:sz w:val="28"/>
        </w:rPr>
      </w:pPr>
    </w:p>
    <w:p w:rsidR="004D41A6" w:rsidRPr="004D41A6" w:rsidRDefault="004D41A6">
      <w:pPr>
        <w:pStyle w:val="Prrafodelista"/>
        <w:numPr>
          <w:ilvl w:val="0"/>
          <w:numId w:val="5"/>
        </w:numPr>
        <w:rPr>
          <w:ins w:id="1013" w:author="Francisco Javier Caracuel Beltrán" w:date="2017-10-20T20:05:00Z"/>
          <w:rPrChange w:id="1014" w:author="Francisco Javier Caracuel Beltrán" w:date="2017-10-20T20:05:00Z">
            <w:rPr>
              <w:ins w:id="1015" w:author="Francisco Javier Caracuel Beltrán" w:date="2017-10-20T20:05:00Z"/>
              <w:i/>
            </w:rPr>
          </w:rPrChange>
        </w:rPr>
        <w:pPrChange w:id="1016" w:author="Francisco Javier Caracuel Beltrán" w:date="2017-10-20T20:04:00Z">
          <w:pPr/>
        </w:pPrChange>
      </w:pPr>
      <w:ins w:id="1017" w:author="Francisco Javier Caracuel Beltrán" w:date="2017-10-20T20:05:00Z">
        <w:r>
          <w:rPr>
            <w:i/>
          </w:rPr>
          <w:t>cv2.filter2D()</w:t>
        </w:r>
      </w:ins>
      <w:ins w:id="1018" w:author="Francisco Javier Caracuel Beltrán" w:date="2017-10-20T20:07:00Z">
        <w:r>
          <w:rPr>
            <w:i/>
          </w:rPr>
          <w:t xml:space="preserve"> </w:t>
        </w:r>
        <w:r w:rsidRPr="00B75335">
          <w:t>(la imagen se ha acortado por motivos de espacio)</w:t>
        </w:r>
      </w:ins>
      <w:ins w:id="1019" w:author="Francisco Javier Caracuel Beltrán" w:date="2017-10-20T20:05:00Z">
        <w:r>
          <w:rPr>
            <w:i/>
          </w:rPr>
          <w:t>:</w:t>
        </w:r>
      </w:ins>
    </w:p>
    <w:p w:rsidR="004D41A6" w:rsidRDefault="004D41A6">
      <w:pPr>
        <w:pStyle w:val="Prrafodelista"/>
        <w:rPr>
          <w:ins w:id="1020" w:author="Francisco Javier Caracuel Beltrán" w:date="2017-10-20T20:05:00Z"/>
          <w:i/>
        </w:rPr>
        <w:pPrChange w:id="1021" w:author="Francisco Javier Caracuel Beltrán" w:date="2017-10-20T20:05:00Z">
          <w:pPr/>
        </w:pPrChange>
      </w:pPr>
    </w:p>
    <w:p w:rsidR="004D41A6" w:rsidRPr="004D41A6" w:rsidRDefault="004D41A6">
      <w:pPr>
        <w:pStyle w:val="Prrafodelista"/>
        <w:jc w:val="center"/>
        <w:rPr>
          <w:rPrChange w:id="1022" w:author="Francisco Javier Caracuel Beltrán" w:date="2017-10-20T20:04:00Z">
            <w:rPr>
              <w:sz w:val="28"/>
            </w:rPr>
          </w:rPrChange>
        </w:rPr>
        <w:pPrChange w:id="1023" w:author="Francisco Javier Caracuel Beltrán" w:date="2017-10-20T20:05:00Z">
          <w:pPr/>
        </w:pPrChange>
      </w:pPr>
      <w:ins w:id="1024" w:author="Francisco Javier Caracuel Beltrán" w:date="2017-10-20T20:05:00Z">
        <w:r>
          <w:rPr>
            <w:noProof/>
            <w:lang w:eastAsia="es-ES"/>
          </w:rPr>
          <w:drawing>
            <wp:inline distT="0" distB="0" distL="0" distR="0">
              <wp:extent cx="1297305" cy="4008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7305" cy="4008755"/>
                      </a:xfrm>
                      <a:prstGeom prst="rect">
                        <a:avLst/>
                      </a:prstGeom>
                      <a:noFill/>
                      <a:ln>
                        <a:noFill/>
                      </a:ln>
                    </pic:spPr>
                  </pic:pic>
                </a:graphicData>
              </a:graphic>
            </wp:inline>
          </w:drawing>
        </w:r>
      </w:ins>
    </w:p>
    <w:p w:rsidR="00871545" w:rsidRPr="00E05B83" w:rsidRDefault="00871545" w:rsidP="00AE677D">
      <w:pPr>
        <w:rPr>
          <w:sz w:val="28"/>
        </w:rPr>
      </w:pPr>
    </w:p>
    <w:p w:rsidR="00871545" w:rsidRPr="00257C1F" w:rsidRDefault="004D41A6">
      <w:pPr>
        <w:ind w:left="705"/>
        <w:rPr>
          <w:rPrChange w:id="1025" w:author="Francisco Javier Caracuel Beltrán" w:date="2017-10-20T19:22:00Z">
            <w:rPr>
              <w:sz w:val="28"/>
            </w:rPr>
          </w:rPrChange>
        </w:rPr>
        <w:pPrChange w:id="1026" w:author="Francisco Javier Caracuel Beltrán" w:date="2017-10-20T20:06:00Z">
          <w:pPr/>
        </w:pPrChange>
      </w:pPr>
      <w:ins w:id="1027" w:author="Francisco Javier Caracuel Beltrán" w:date="2017-10-20T20:05:00Z">
        <w:r>
          <w:t xml:space="preserve">Los resultados son </w:t>
        </w:r>
      </w:ins>
      <w:ins w:id="1028" w:author="Francisco Javier Caracuel Beltrán" w:date="2017-10-20T20:06:00Z">
        <w:r>
          <w:t>iguales aunque su representación no. No importa que su representación no sea igual ya que solo es necesario tratarlos de diferente manera.</w:t>
        </w:r>
      </w:ins>
    </w:p>
    <w:p w:rsidR="00871545" w:rsidRPr="00E05B83" w:rsidRDefault="00871545" w:rsidP="00AE677D">
      <w:pPr>
        <w:rPr>
          <w:sz w:val="28"/>
        </w:rPr>
      </w:pPr>
    </w:p>
    <w:p w:rsidR="00871545" w:rsidRPr="00257C1F" w:rsidRDefault="00871545" w:rsidP="00AE677D">
      <w:pPr>
        <w:rPr>
          <w:sz w:val="28"/>
        </w:rPr>
      </w:pPr>
    </w:p>
    <w:p w:rsidR="00871545" w:rsidRPr="00257C1F" w:rsidRDefault="00871545" w:rsidP="00AE677D">
      <w:pPr>
        <w:rPr>
          <w:sz w:val="28"/>
        </w:rPr>
      </w:pPr>
    </w:p>
    <w:p w:rsidR="00871545" w:rsidRPr="00257C1F" w:rsidRDefault="00871545" w:rsidP="00AE677D">
      <w:pPr>
        <w:rPr>
          <w:sz w:val="28"/>
        </w:rPr>
      </w:pPr>
    </w:p>
    <w:p w:rsidR="00871545" w:rsidRPr="00257C1F" w:rsidRDefault="00871545" w:rsidP="00AE677D">
      <w:pPr>
        <w:rPr>
          <w:sz w:val="28"/>
        </w:rPr>
      </w:pPr>
    </w:p>
    <w:p w:rsidR="00871545" w:rsidRDefault="00871545" w:rsidP="00AE677D">
      <w:pPr>
        <w:rPr>
          <w:ins w:id="1029" w:author="Francisco Javier Caracuel Beltrán" w:date="2017-10-20T20:07:00Z"/>
          <w:sz w:val="28"/>
        </w:rPr>
      </w:pPr>
    </w:p>
    <w:p w:rsidR="004D41A6" w:rsidRDefault="004D41A6" w:rsidP="00AE677D">
      <w:pPr>
        <w:rPr>
          <w:ins w:id="1030" w:author="Francisco Javier Caracuel Beltrán" w:date="2017-10-20T20:07:00Z"/>
          <w:sz w:val="28"/>
        </w:rPr>
      </w:pPr>
    </w:p>
    <w:p w:rsidR="004D41A6" w:rsidRDefault="004D41A6" w:rsidP="00AE677D">
      <w:pPr>
        <w:rPr>
          <w:ins w:id="1031" w:author="Francisco Javier Caracuel Beltrán" w:date="2017-10-20T20:07:00Z"/>
          <w:sz w:val="28"/>
        </w:rPr>
      </w:pPr>
    </w:p>
    <w:p w:rsidR="004D41A6" w:rsidRDefault="004D41A6" w:rsidP="00AE677D">
      <w:pPr>
        <w:rPr>
          <w:ins w:id="1032" w:author="Francisco Javier Caracuel Beltrán" w:date="2017-10-20T20:07:00Z"/>
          <w:sz w:val="28"/>
        </w:rPr>
      </w:pPr>
    </w:p>
    <w:p w:rsidR="004D41A6" w:rsidRDefault="004D41A6" w:rsidP="00AE677D">
      <w:pPr>
        <w:rPr>
          <w:ins w:id="1033" w:author="Francisco Javier Caracuel Beltrán" w:date="2017-10-20T20:07:00Z"/>
          <w:sz w:val="28"/>
        </w:rPr>
      </w:pPr>
    </w:p>
    <w:p w:rsidR="004D41A6" w:rsidRDefault="004D41A6" w:rsidP="00AE677D">
      <w:pPr>
        <w:rPr>
          <w:ins w:id="1034" w:author="Francisco Javier Caracuel Beltrán" w:date="2017-10-20T20:07:00Z"/>
          <w:sz w:val="28"/>
        </w:rPr>
      </w:pPr>
    </w:p>
    <w:p w:rsidR="004D41A6" w:rsidRDefault="00BA2E65">
      <w:pPr>
        <w:pStyle w:val="Ttulo2"/>
        <w:numPr>
          <w:ilvl w:val="0"/>
          <w:numId w:val="9"/>
        </w:numPr>
        <w:rPr>
          <w:ins w:id="1035" w:author="Francisco Javier Caracuel Beltrán" w:date="2017-10-20T20:11:00Z"/>
        </w:rPr>
        <w:pPrChange w:id="1036" w:author="Francisco Javier Caracuel Beltrán" w:date="2017-10-20T20:10:00Z">
          <w:pPr/>
        </w:pPrChange>
      </w:pPr>
      <w:bookmarkStart w:id="1037" w:name="_Toc496295262"/>
      <w:ins w:id="1038" w:author="Francisco Javier Caracuel Beltrán" w:date="2017-10-20T20:10:00Z">
        <w:r>
          <w:t xml:space="preserve">Implementar una función que tomando como entrada una imagen y el valor de sigma calcule la convolución de dicha imagen con una máscara Gaussiana 2D. </w:t>
        </w:r>
      </w:ins>
      <w:ins w:id="1039" w:author="Francisco Javier Caracuel Beltrán" w:date="2017-10-20T20:11:00Z">
        <w:r>
          <w:t>Usar las funciones implementadas en los do</w:t>
        </w:r>
      </w:ins>
      <w:ins w:id="1040" w:author="Francisco Javier Caracuel Beltrán" w:date="2017-10-20T20:13:00Z">
        <w:r w:rsidR="00A17294">
          <w:t>s</w:t>
        </w:r>
      </w:ins>
      <w:ins w:id="1041" w:author="Francisco Javier Caracuel Beltrán" w:date="2017-10-20T20:11:00Z">
        <w:r>
          <w:t xml:space="preserve"> bonus anteriores.</w:t>
        </w:r>
        <w:bookmarkEnd w:id="1037"/>
      </w:ins>
    </w:p>
    <w:p w:rsidR="00BA2E65" w:rsidRDefault="00BA2E65" w:rsidP="00E05B83">
      <w:pPr>
        <w:rPr>
          <w:ins w:id="1042" w:author="Francisco Javier Caracuel Beltrán" w:date="2017-10-20T20:11:00Z"/>
        </w:rPr>
      </w:pPr>
    </w:p>
    <w:p w:rsidR="00BA2E65" w:rsidRDefault="00A17294">
      <w:pPr>
        <w:ind w:left="360"/>
        <w:rPr>
          <w:ins w:id="1043" w:author="Francisco Javier Caracuel Beltrán" w:date="2017-10-20T20:15:00Z"/>
        </w:rPr>
        <w:pPrChange w:id="1044" w:author="Francisco Javier Caracuel Beltrán" w:date="2017-10-20T20:11:00Z">
          <w:pPr/>
        </w:pPrChange>
      </w:pPr>
      <w:ins w:id="1045" w:author="Francisco Javier Caracuel Beltrán" w:date="2017-10-20T20:14:00Z">
        <w:r>
          <w:t xml:space="preserve">La función creada en el Bonus 2 y </w:t>
        </w:r>
        <w:r>
          <w:rPr>
            <w:i/>
          </w:rPr>
          <w:t>cv2.filter2D()</w:t>
        </w:r>
        <w:r>
          <w:t xml:space="preserve"> es la </w:t>
        </w:r>
      </w:ins>
      <w:ins w:id="1046" w:author="Francisco Javier Caracuel Beltrán" w:date="2017-10-20T20:15:00Z">
        <w:r>
          <w:t xml:space="preserve">misma, por lo que se puede reutilizar en la función </w:t>
        </w:r>
        <w:r>
          <w:rPr>
            <w:i/>
          </w:rPr>
          <w:t>convolution_c()</w:t>
        </w:r>
        <w:r>
          <w:t xml:space="preserve"> del apartado 1.C.</w:t>
        </w:r>
      </w:ins>
    </w:p>
    <w:p w:rsidR="00A17294" w:rsidRDefault="00A17294">
      <w:pPr>
        <w:ind w:left="360"/>
        <w:rPr>
          <w:ins w:id="1047" w:author="Francisco Javier Caracuel Beltrán" w:date="2017-10-20T20:16:00Z"/>
        </w:rPr>
        <w:pPrChange w:id="1048" w:author="Francisco Javier Caracuel Beltrán" w:date="2017-10-20T20:11:00Z">
          <w:pPr/>
        </w:pPrChange>
      </w:pPr>
      <w:ins w:id="1049" w:author="Francisco Javier Caracuel Beltrán" w:date="2017-10-20T20:15:00Z">
        <w:r>
          <w:t>Lo único que se debe tener en cuenta</w:t>
        </w:r>
      </w:ins>
      <w:ins w:id="1050" w:author="Francisco Javier Caracuel Beltrán" w:date="2017-10-20T20:16:00Z">
        <w:r>
          <w:t xml:space="preserve"> es la estructura que devuelve una y otra. Por este motivo todas las funciones de la práctica pueden recibir el parámetro </w:t>
        </w:r>
        <w:r>
          <w:rPr>
            <w:i/>
          </w:rPr>
          <w:t>own</w:t>
        </w:r>
        <w:r>
          <w:t xml:space="preserve">. Si </w:t>
        </w:r>
        <w:r>
          <w:rPr>
            <w:i/>
          </w:rPr>
          <w:t>own</w:t>
        </w:r>
        <w:r>
          <w:t xml:space="preserve"> es </w:t>
        </w:r>
        <w:r>
          <w:rPr>
            <w:i/>
          </w:rPr>
          <w:t>True</w:t>
        </w:r>
        <w:r>
          <w:t xml:space="preserve">, la función que se utiliza para hacer la convolución es la propia </w:t>
        </w:r>
        <w:r>
          <w:rPr>
            <w:i/>
          </w:rPr>
          <w:t>filter_2d()</w:t>
        </w:r>
        <w:r>
          <w:t xml:space="preserve"> en lugar de la de OpenCV.</w:t>
        </w:r>
      </w:ins>
    </w:p>
    <w:p w:rsidR="00A17294" w:rsidRDefault="00A17294">
      <w:pPr>
        <w:ind w:left="360"/>
        <w:rPr>
          <w:ins w:id="1051" w:author="Francisco Javier Caracuel Beltrán" w:date="2017-10-20T20:17:00Z"/>
        </w:rPr>
        <w:pPrChange w:id="1052" w:author="Francisco Javier Caracuel Beltrán" w:date="2017-10-20T20:11:00Z">
          <w:pPr/>
        </w:pPrChange>
      </w:pPr>
    </w:p>
    <w:p w:rsidR="00A17294" w:rsidRDefault="00A17294">
      <w:pPr>
        <w:ind w:left="360"/>
        <w:rPr>
          <w:ins w:id="1053" w:author="Francisco Javier Caracuel Beltrán" w:date="2017-10-20T20:20:00Z"/>
        </w:rPr>
        <w:pPrChange w:id="1054" w:author="Francisco Javier Caracuel Beltrán" w:date="2017-10-20T20:11:00Z">
          <w:pPr/>
        </w:pPrChange>
      </w:pPr>
      <w:ins w:id="1055" w:author="Francisco Javier Caracuel Beltrán" w:date="2017-10-20T20:17:00Z">
        <w:r>
          <w:t>El resul</w:t>
        </w:r>
      </w:ins>
      <w:ins w:id="1056" w:author="Francisco Javier Caracuel Beltrán" w:date="2017-10-20T20:18:00Z">
        <w:r>
          <w:t>tado de ejecutar la función con el procesamiento propio y el procesamiento de OpenCV en un alisamiento es:</w:t>
        </w:r>
      </w:ins>
    </w:p>
    <w:p w:rsidR="00A17294" w:rsidRDefault="00A17294">
      <w:pPr>
        <w:ind w:left="360"/>
        <w:rPr>
          <w:ins w:id="1057" w:author="Francisco Javier Caracuel Beltrán" w:date="2017-10-20T20:20:00Z"/>
        </w:rPr>
        <w:pPrChange w:id="1058" w:author="Francisco Javier Caracuel Beltrán" w:date="2017-10-20T20:11:00Z">
          <w:pPr/>
        </w:pPrChange>
      </w:pPr>
      <w:ins w:id="1059" w:author="Francisco Javier Caracuel Beltrán" w:date="2017-10-20T20:20:00Z">
        <w:r>
          <w:rPr>
            <w:noProof/>
            <w:lang w:eastAsia="es-ES"/>
          </w:rPr>
          <w:drawing>
            <wp:inline distT="0" distB="0" distL="0" distR="0" wp14:anchorId="3FADF2A3" wp14:editId="0F423960">
              <wp:extent cx="5390515" cy="1616075"/>
              <wp:effectExtent l="0" t="0" r="63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0515" cy="1616075"/>
                      </a:xfrm>
                      <a:prstGeom prst="rect">
                        <a:avLst/>
                      </a:prstGeom>
                      <a:noFill/>
                      <a:ln>
                        <a:noFill/>
                      </a:ln>
                    </pic:spPr>
                  </pic:pic>
                </a:graphicData>
              </a:graphic>
            </wp:inline>
          </w:drawing>
        </w:r>
      </w:ins>
    </w:p>
    <w:p w:rsidR="00A17294" w:rsidRDefault="00A17294">
      <w:pPr>
        <w:ind w:left="360"/>
        <w:rPr>
          <w:ins w:id="1060" w:author="Francisco Javier Caracuel Beltrán" w:date="2017-10-20T20:20:00Z"/>
        </w:rPr>
        <w:pPrChange w:id="1061" w:author="Francisco Javier Caracuel Beltrán" w:date="2017-10-20T20:11:00Z">
          <w:pPr/>
        </w:pPrChange>
      </w:pPr>
    </w:p>
    <w:p w:rsidR="00A17294" w:rsidRDefault="00A17294">
      <w:pPr>
        <w:ind w:left="360"/>
        <w:rPr>
          <w:ins w:id="1062" w:author="Francisco Javier Caracuel Beltrán" w:date="2017-10-20T20:21:00Z"/>
        </w:rPr>
        <w:pPrChange w:id="1063" w:author="Francisco Javier Caracuel Beltrán" w:date="2017-10-20T20:11:00Z">
          <w:pPr/>
        </w:pPrChange>
      </w:pPr>
      <w:ins w:id="1064" w:author="Francisco Javier Caracuel Beltrán" w:date="2017-10-20T20:20:00Z">
        <w:r>
          <w:t>El procesamiento es mucho más lento en la función propia al hacer uso de un doble for que en Python es excesivamente lento. Por lo demás, se puede apreciar visualmente que los resultados son similares.</w:t>
        </w:r>
      </w:ins>
    </w:p>
    <w:p w:rsidR="00A17294" w:rsidRDefault="00A17294">
      <w:pPr>
        <w:ind w:left="360"/>
        <w:rPr>
          <w:ins w:id="1065" w:author="Francisco Javier Caracuel Beltrán" w:date="2017-10-20T20:21:00Z"/>
        </w:rPr>
        <w:pPrChange w:id="1066" w:author="Francisco Javier Caracuel Beltrán" w:date="2017-10-20T20:11:00Z">
          <w:pPr/>
        </w:pPrChange>
      </w:pPr>
    </w:p>
    <w:p w:rsidR="00A17294" w:rsidRDefault="00A17294">
      <w:pPr>
        <w:ind w:left="360"/>
        <w:rPr>
          <w:ins w:id="1067" w:author="Francisco Javier Caracuel Beltrán" w:date="2017-10-20T20:21:00Z"/>
        </w:rPr>
        <w:pPrChange w:id="1068" w:author="Francisco Javier Caracuel Beltrán" w:date="2017-10-20T20:11:00Z">
          <w:pPr/>
        </w:pPrChange>
      </w:pPr>
    </w:p>
    <w:p w:rsidR="00A17294" w:rsidRDefault="00A17294">
      <w:pPr>
        <w:ind w:left="360"/>
        <w:rPr>
          <w:ins w:id="1069" w:author="Francisco Javier Caracuel Beltrán" w:date="2017-10-20T20:21:00Z"/>
        </w:rPr>
        <w:pPrChange w:id="1070" w:author="Francisco Javier Caracuel Beltrán" w:date="2017-10-20T20:11:00Z">
          <w:pPr/>
        </w:pPrChange>
      </w:pPr>
    </w:p>
    <w:p w:rsidR="00A17294" w:rsidRDefault="00A17294">
      <w:pPr>
        <w:ind w:left="360"/>
        <w:rPr>
          <w:ins w:id="1071" w:author="Francisco Javier Caracuel Beltrán" w:date="2017-10-20T20:21:00Z"/>
        </w:rPr>
        <w:pPrChange w:id="1072" w:author="Francisco Javier Caracuel Beltrán" w:date="2017-10-20T20:11:00Z">
          <w:pPr/>
        </w:pPrChange>
      </w:pPr>
    </w:p>
    <w:p w:rsidR="00A17294" w:rsidRDefault="00A17294">
      <w:pPr>
        <w:ind w:left="360"/>
        <w:rPr>
          <w:ins w:id="1073" w:author="Francisco Javier Caracuel Beltrán" w:date="2017-10-20T20:21:00Z"/>
        </w:rPr>
        <w:pPrChange w:id="1074" w:author="Francisco Javier Caracuel Beltrán" w:date="2017-10-20T20:11:00Z">
          <w:pPr/>
        </w:pPrChange>
      </w:pPr>
    </w:p>
    <w:p w:rsidR="00A17294" w:rsidRDefault="00A17294">
      <w:pPr>
        <w:ind w:left="360"/>
        <w:rPr>
          <w:ins w:id="1075" w:author="Francisco Javier Caracuel Beltrán" w:date="2017-10-20T20:21:00Z"/>
        </w:rPr>
        <w:pPrChange w:id="1076" w:author="Francisco Javier Caracuel Beltrán" w:date="2017-10-20T20:11:00Z">
          <w:pPr/>
        </w:pPrChange>
      </w:pPr>
    </w:p>
    <w:p w:rsidR="00A17294" w:rsidRDefault="00A17294">
      <w:pPr>
        <w:ind w:left="360"/>
        <w:rPr>
          <w:ins w:id="1077" w:author="Francisco Javier Caracuel Beltrán" w:date="2017-10-20T20:21:00Z"/>
        </w:rPr>
        <w:pPrChange w:id="1078" w:author="Francisco Javier Caracuel Beltrán" w:date="2017-10-20T20:11:00Z">
          <w:pPr/>
        </w:pPrChange>
      </w:pPr>
    </w:p>
    <w:p w:rsidR="00A17294" w:rsidRDefault="00A17294">
      <w:pPr>
        <w:ind w:left="360"/>
        <w:rPr>
          <w:ins w:id="1079" w:author="Francisco Javier Caracuel Beltrán" w:date="2017-10-20T20:21:00Z"/>
        </w:rPr>
        <w:pPrChange w:id="1080" w:author="Francisco Javier Caracuel Beltrán" w:date="2017-10-20T20:11:00Z">
          <w:pPr/>
        </w:pPrChange>
      </w:pPr>
    </w:p>
    <w:p w:rsidR="00A17294" w:rsidRDefault="00A17294">
      <w:pPr>
        <w:ind w:left="360"/>
        <w:rPr>
          <w:ins w:id="1081" w:author="Francisco Javier Caracuel Beltrán" w:date="2017-10-20T20:21:00Z"/>
        </w:rPr>
        <w:pPrChange w:id="1082" w:author="Francisco Javier Caracuel Beltrán" w:date="2017-10-20T20:11:00Z">
          <w:pPr/>
        </w:pPrChange>
      </w:pPr>
    </w:p>
    <w:p w:rsidR="00A17294" w:rsidRDefault="00A17294">
      <w:pPr>
        <w:ind w:left="360"/>
        <w:rPr>
          <w:ins w:id="1083" w:author="Francisco Javier Caracuel Beltrán" w:date="2017-10-20T20:21:00Z"/>
        </w:rPr>
        <w:pPrChange w:id="1084" w:author="Francisco Javier Caracuel Beltrán" w:date="2017-10-20T20:11:00Z">
          <w:pPr/>
        </w:pPrChange>
      </w:pPr>
    </w:p>
    <w:p w:rsidR="00A17294" w:rsidRDefault="00A17294">
      <w:pPr>
        <w:ind w:left="360"/>
        <w:rPr>
          <w:ins w:id="1085" w:author="Francisco Javier Caracuel Beltrán" w:date="2017-10-20T20:21:00Z"/>
        </w:rPr>
        <w:pPrChange w:id="1086" w:author="Francisco Javier Caracuel Beltrán" w:date="2017-10-20T20:11:00Z">
          <w:pPr/>
        </w:pPrChange>
      </w:pPr>
    </w:p>
    <w:p w:rsidR="00A17294" w:rsidRDefault="00A17294">
      <w:pPr>
        <w:pStyle w:val="Ttulo2"/>
        <w:numPr>
          <w:ilvl w:val="0"/>
          <w:numId w:val="9"/>
        </w:numPr>
        <w:rPr>
          <w:ins w:id="1087" w:author="Francisco Javier Caracuel Beltrán" w:date="2017-10-20T20:22:00Z"/>
        </w:rPr>
        <w:pPrChange w:id="1088" w:author="Francisco Javier Caracuel Beltrán" w:date="2017-10-20T20:21:00Z">
          <w:pPr/>
        </w:pPrChange>
      </w:pPr>
      <w:bookmarkStart w:id="1089" w:name="_Toc496295263"/>
      <w:ins w:id="1090" w:author="Francisco Javier Caracuel Beltrán" w:date="2017-10-20T20:21:00Z">
        <w:r>
          <w:t xml:space="preserve">Construir una pirámide Gaussiana de al menos 5 niveles con las imágenes híbridas calculadas en el apartado anterior. Mostrar los distintos niveles de la pirámide en un único canvas e interpretar el resultado. </w:t>
        </w:r>
      </w:ins>
      <w:ins w:id="1091" w:author="Francisco Javier Caracuel Beltrán" w:date="2017-10-20T20:22:00Z">
        <w:r>
          <w:t>Usar implementaciones propias de todas las funciones usadas.</w:t>
        </w:r>
        <w:bookmarkEnd w:id="1089"/>
      </w:ins>
    </w:p>
    <w:p w:rsidR="00A17294" w:rsidRDefault="00A17294" w:rsidP="00E05B83">
      <w:pPr>
        <w:rPr>
          <w:ins w:id="1092" w:author="Francisco Javier Caracuel Beltrán" w:date="2017-10-20T20:22:00Z"/>
        </w:rPr>
      </w:pPr>
    </w:p>
    <w:p w:rsidR="0032193D" w:rsidRDefault="00A17294">
      <w:pPr>
        <w:ind w:left="360"/>
        <w:rPr>
          <w:ins w:id="1093" w:author="Francisco Javier Caracuel Beltrán" w:date="2017-10-20T20:24:00Z"/>
        </w:rPr>
        <w:pPrChange w:id="1094" w:author="Francisco Javier Caracuel Beltrán" w:date="2017-10-20T20:23:00Z">
          <w:pPr/>
        </w:pPrChange>
      </w:pPr>
      <w:ins w:id="1095" w:author="Francisco Javier Caracuel Beltrán" w:date="2017-10-20T20:22:00Z">
        <w:r>
          <w:t xml:space="preserve">Durante todo el trabajo se ha hecho una implementación que permite especificar un parámetro </w:t>
        </w:r>
        <w:r>
          <w:rPr>
            <w:i/>
          </w:rPr>
          <w:t>own = True</w:t>
        </w:r>
      </w:ins>
      <w:ins w:id="1096" w:author="Francisco Javier Caracuel Beltrán" w:date="2017-10-20T20:23:00Z">
        <w:r>
          <w:t xml:space="preserve"> para indicar que la convolución y las operaciones que se realicen son las implementadas </w:t>
        </w:r>
        <w:r w:rsidR="0032193D">
          <w:t>manualmente, por lo que solo se debe llamar a las funciones que generan las im</w:t>
        </w:r>
      </w:ins>
      <w:ins w:id="1097" w:author="Francisco Javier Caracuel Beltrán" w:date="2017-10-20T20:24:00Z">
        <w:r w:rsidR="0032193D">
          <w:t xml:space="preserve">ágenes híbridas y la pirámide Gaussiana con este parámetro a </w:t>
        </w:r>
        <w:r w:rsidR="0032193D">
          <w:rPr>
            <w:i/>
          </w:rPr>
          <w:t>True.</w:t>
        </w:r>
      </w:ins>
    </w:p>
    <w:p w:rsidR="0032193D" w:rsidRDefault="0032193D">
      <w:pPr>
        <w:ind w:left="360"/>
        <w:rPr>
          <w:ins w:id="1098" w:author="Francisco Javier Caracuel Beltrán" w:date="2017-10-20T20:26:00Z"/>
        </w:rPr>
        <w:pPrChange w:id="1099" w:author="Francisco Javier Caracuel Beltrán" w:date="2017-10-20T20:23:00Z">
          <w:pPr/>
        </w:pPrChange>
      </w:pPr>
      <w:ins w:id="1100" w:author="Francisco Javier Caracuel Beltrán" w:date="2017-10-20T20:25:00Z">
        <w:r>
          <w:t xml:space="preserve">El único aspecto a tener en cuenta es la función </w:t>
        </w:r>
        <w:r>
          <w:rPr>
            <w:i/>
          </w:rPr>
          <w:t>cv2.pyrDown()</w:t>
        </w:r>
      </w:ins>
      <w:ins w:id="1101" w:author="Francisco Javier Caracuel Beltrán" w:date="2017-10-20T20:26:00Z">
        <w:r>
          <w:t>, que si realiza la operación de escalado por ella misma.</w:t>
        </w:r>
      </w:ins>
    </w:p>
    <w:p w:rsidR="0032193D" w:rsidRDefault="0032193D">
      <w:pPr>
        <w:ind w:left="360"/>
        <w:rPr>
          <w:ins w:id="1102" w:author="Francisco Javier Caracuel Beltrán" w:date="2017-10-20T20:26:00Z"/>
        </w:rPr>
        <w:pPrChange w:id="1103" w:author="Francisco Javier Caracuel Beltrán" w:date="2017-10-20T20:23:00Z">
          <w:pPr/>
        </w:pPrChange>
      </w:pPr>
      <w:ins w:id="1104" w:author="Francisco Javier Caracuel Beltrán" w:date="2017-10-20T20:26:00Z">
        <w:r>
          <w:t>Se crea una función con la siguiente cabecera:</w:t>
        </w:r>
      </w:ins>
    </w:p>
    <w:p w:rsidR="0032193D" w:rsidRDefault="0032193D">
      <w:pPr>
        <w:ind w:left="360"/>
        <w:jc w:val="center"/>
        <w:rPr>
          <w:ins w:id="1105" w:author="Francisco Javier Caracuel Beltrán" w:date="2017-10-20T20:26:00Z"/>
          <w:color w:val="1F4E79" w:themeColor="accent1" w:themeShade="80"/>
          <w:lang w:val="en-GB"/>
        </w:rPr>
        <w:pPrChange w:id="1106" w:author="Francisco Javier Caracuel Beltrán" w:date="2017-10-20T20:26:00Z">
          <w:pPr/>
        </w:pPrChange>
      </w:pPr>
      <w:ins w:id="1107" w:author="Francisco Javier Caracuel Beltrán" w:date="2017-10-20T20:26:00Z">
        <w:r w:rsidRPr="0032193D">
          <w:rPr>
            <w:color w:val="1F4E79" w:themeColor="accent1" w:themeShade="80"/>
            <w:lang w:val="en-GB"/>
            <w:rPrChange w:id="1108" w:author="Francisco Javier Caracuel Beltrán" w:date="2017-10-20T20:26:00Z">
              <w:rPr/>
            </w:rPrChange>
          </w:rPr>
          <w:t>pyr_down(img, sigma = 1, own = False)</w:t>
        </w:r>
      </w:ins>
    </w:p>
    <w:p w:rsidR="0032193D" w:rsidRDefault="0032193D">
      <w:pPr>
        <w:ind w:left="360"/>
        <w:rPr>
          <w:ins w:id="1109" w:author="Francisco Javier Caracuel Beltrán" w:date="2017-10-20T20:26:00Z"/>
          <w:lang w:val="en-GB"/>
        </w:rPr>
        <w:pPrChange w:id="1110" w:author="Francisco Javier Caracuel Beltrán" w:date="2017-10-20T20:26:00Z">
          <w:pPr/>
        </w:pPrChange>
      </w:pPr>
    </w:p>
    <w:p w:rsidR="0032193D" w:rsidRDefault="0032193D">
      <w:pPr>
        <w:ind w:left="360"/>
        <w:rPr>
          <w:ins w:id="1111" w:author="Francisco Javier Caracuel Beltrán" w:date="2017-10-20T20:27:00Z"/>
        </w:rPr>
        <w:pPrChange w:id="1112" w:author="Francisco Javier Caracuel Beltrán" w:date="2017-10-20T20:26:00Z">
          <w:pPr/>
        </w:pPrChange>
      </w:pPr>
      <w:ins w:id="1113" w:author="Francisco Javier Caracuel Beltrán" w:date="2017-10-20T20:26:00Z">
        <w:r w:rsidRPr="0032193D">
          <w:rPr>
            <w:rPrChange w:id="1114" w:author="Francisco Javier Caracuel Beltrán" w:date="2017-10-20T20:27:00Z">
              <w:rPr>
                <w:lang w:val="en-GB"/>
              </w:rPr>
            </w:rPrChange>
          </w:rPr>
          <w:t>Esta funci</w:t>
        </w:r>
      </w:ins>
      <w:ins w:id="1115" w:author="Francisco Javier Caracuel Beltrán" w:date="2017-10-20T20:27:00Z">
        <w:r w:rsidRPr="0032193D">
          <w:rPr>
            <w:rPrChange w:id="1116" w:author="Francisco Javier Caracuel Beltrán" w:date="2017-10-20T20:27:00Z">
              <w:rPr>
                <w:lang w:val="en-GB"/>
              </w:rPr>
            </w:rPrChange>
          </w:rPr>
          <w:t>ón recibe una imagen (</w:t>
        </w:r>
        <w:r>
          <w:rPr>
            <w:i/>
          </w:rPr>
          <w:t>img</w:t>
        </w:r>
        <w:r>
          <w:t>) y la reduce a la mitad, devolviéndola.</w:t>
        </w:r>
      </w:ins>
    </w:p>
    <w:p w:rsidR="0032193D" w:rsidRDefault="0032193D">
      <w:pPr>
        <w:ind w:left="360"/>
        <w:rPr>
          <w:ins w:id="1117" w:author="Francisco Javier Caracuel Beltrán" w:date="2017-10-20T20:28:00Z"/>
        </w:rPr>
        <w:pPrChange w:id="1118" w:author="Francisco Javier Caracuel Beltrán" w:date="2017-10-20T20:26:00Z">
          <w:pPr/>
        </w:pPrChange>
      </w:pPr>
      <w:ins w:id="1119" w:author="Francisco Javier Caracuel Beltrán" w:date="2017-10-20T20:27:00Z">
        <w:r>
          <w:t xml:space="preserve">Cuando se reduce una imagen a la mitad, se eliminan la filas y columnas intermedias y se realiza un suavizado para eliminar los saltos pronunciados. </w:t>
        </w:r>
      </w:ins>
      <w:ins w:id="1120" w:author="Francisco Javier Caracuel Beltrán" w:date="2017-10-20T20:28:00Z">
        <w:r>
          <w:t xml:space="preserve">Esto es lo que realiza </w:t>
        </w:r>
        <w:r>
          <w:rPr>
            <w:i/>
          </w:rPr>
          <w:t>cv2.pyrDown()</w:t>
        </w:r>
        <w:r>
          <w:t xml:space="preserve"> y lo que se implementa en esta función.</w:t>
        </w:r>
      </w:ins>
    </w:p>
    <w:p w:rsidR="0032193D" w:rsidRDefault="0032193D">
      <w:pPr>
        <w:ind w:left="360"/>
        <w:rPr>
          <w:ins w:id="1121" w:author="Francisco Javier Caracuel Beltrán" w:date="2017-10-20T20:29:00Z"/>
        </w:rPr>
        <w:pPrChange w:id="1122" w:author="Francisco Javier Caracuel Beltrán" w:date="2017-10-20T20:29:00Z">
          <w:pPr/>
        </w:pPrChange>
      </w:pPr>
      <w:ins w:id="1123" w:author="Francisco Javier Caracuel Beltrán" w:date="2017-10-20T20:28:00Z">
        <w:r>
          <w:t>Para evitar problemas con imágenes de tamaño impar, se utiliza un canvas de tamaño potencia de 2 superior a la imagen, como ya se ha hecho en la pir</w:t>
        </w:r>
      </w:ins>
      <w:ins w:id="1124" w:author="Francisco Javier Caracuel Beltrán" w:date="2017-10-20T20:29:00Z">
        <w:r>
          <w:t>ámide Laplaciana.</w:t>
        </w:r>
      </w:ins>
    </w:p>
    <w:p w:rsidR="0032193D" w:rsidRDefault="0032193D">
      <w:pPr>
        <w:ind w:left="360"/>
        <w:rPr>
          <w:ins w:id="1125" w:author="Francisco Javier Caracuel Beltrán" w:date="2017-10-20T20:29:00Z"/>
        </w:rPr>
        <w:pPrChange w:id="1126" w:author="Francisco Javier Caracuel Beltrán" w:date="2017-10-20T20:29:00Z">
          <w:pPr/>
        </w:pPrChange>
      </w:pPr>
    </w:p>
    <w:p w:rsidR="0032193D" w:rsidRDefault="0032193D">
      <w:pPr>
        <w:ind w:left="360"/>
        <w:rPr>
          <w:ins w:id="1127" w:author="Francisco Javier Caracuel Beltrán" w:date="2017-10-20T20:30:00Z"/>
        </w:rPr>
        <w:pPrChange w:id="1128" w:author="Francisco Javier Caracuel Beltrán" w:date="2017-10-20T20:29:00Z">
          <w:pPr/>
        </w:pPrChange>
      </w:pPr>
      <w:ins w:id="1129" w:author="Francisco Javier Caracuel Beltrán" w:date="2017-10-20T20:29:00Z">
        <w:r>
          <w:t xml:space="preserve">El resultado de ejecutar esta función y </w:t>
        </w:r>
        <w:r>
          <w:rPr>
            <w:i/>
          </w:rPr>
          <w:t xml:space="preserve">cv2.pyrDown() </w:t>
        </w:r>
      </w:ins>
      <w:ins w:id="1130" w:author="Francisco Javier Caracuel Beltrán" w:date="2017-10-20T20:30:00Z">
        <w:r>
          <w:t>es:</w:t>
        </w:r>
      </w:ins>
    </w:p>
    <w:p w:rsidR="0032193D" w:rsidRPr="00E05B83" w:rsidRDefault="0032193D">
      <w:pPr>
        <w:ind w:left="360"/>
        <w:rPr>
          <w:ins w:id="1131" w:author="Francisco Javier Caracuel Beltrán" w:date="2017-10-20T20:29:00Z"/>
        </w:rPr>
        <w:pPrChange w:id="1132" w:author="Francisco Javier Caracuel Beltrán" w:date="2017-10-20T20:29:00Z">
          <w:pPr/>
        </w:pPrChange>
      </w:pPr>
      <w:ins w:id="1133" w:author="Francisco Javier Caracuel Beltrán" w:date="2017-10-20T20:30:00Z">
        <w:r>
          <w:rPr>
            <w:noProof/>
            <w:lang w:eastAsia="es-ES"/>
          </w:rPr>
          <w:drawing>
            <wp:inline distT="0" distB="0" distL="0" distR="0" wp14:anchorId="6A8E1882" wp14:editId="684F1F1F">
              <wp:extent cx="5390515" cy="1647825"/>
              <wp:effectExtent l="0" t="0" r="63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1647825"/>
                      </a:xfrm>
                      <a:prstGeom prst="rect">
                        <a:avLst/>
                      </a:prstGeom>
                      <a:noFill/>
                      <a:ln>
                        <a:noFill/>
                      </a:ln>
                    </pic:spPr>
                  </pic:pic>
                </a:graphicData>
              </a:graphic>
            </wp:inline>
          </w:drawing>
        </w:r>
      </w:ins>
    </w:p>
    <w:p w:rsidR="0032193D" w:rsidRDefault="0032193D">
      <w:pPr>
        <w:ind w:left="360"/>
        <w:rPr>
          <w:ins w:id="1134" w:author="Francisco Javier Caracuel Beltrán" w:date="2017-10-20T20:29:00Z"/>
        </w:rPr>
        <w:pPrChange w:id="1135" w:author="Francisco Javier Caracuel Beltrán" w:date="2017-10-20T20:29:00Z">
          <w:pPr/>
        </w:pPrChange>
      </w:pPr>
    </w:p>
    <w:p w:rsidR="0032193D" w:rsidRDefault="0032193D">
      <w:pPr>
        <w:ind w:left="360"/>
        <w:rPr>
          <w:ins w:id="1136" w:author="Francisco Javier Caracuel Beltrán" w:date="2017-10-20T20:31:00Z"/>
        </w:rPr>
        <w:pPrChange w:id="1137" w:author="Francisco Javier Caracuel Beltrán" w:date="2017-10-20T20:29:00Z">
          <w:pPr/>
        </w:pPrChange>
      </w:pPr>
      <w:ins w:id="1138" w:author="Francisco Javier Caracuel Beltrán" w:date="2017-10-20T20:30:00Z">
        <w:r>
          <w:t>El resultado de hacer el escalado a la mitad es prácticamente el mismo, aunque la función propia</w:t>
        </w:r>
      </w:ins>
      <w:ins w:id="1139" w:author="Francisco Javier Caracuel Beltrán" w:date="2017-10-20T20:31:00Z">
        <w:r>
          <w:t xml:space="preserve"> realiza más alisamiento, probablemente porque el valor de sigma utilizado no es el mismo.</w:t>
        </w:r>
      </w:ins>
    </w:p>
    <w:p w:rsidR="0032193D" w:rsidRDefault="0032193D">
      <w:pPr>
        <w:ind w:left="360"/>
        <w:rPr>
          <w:ins w:id="1140" w:author="Francisco Javier Caracuel Beltrán" w:date="2017-10-20T20:31:00Z"/>
        </w:rPr>
        <w:pPrChange w:id="1141" w:author="Francisco Javier Caracuel Beltrán" w:date="2017-10-20T20:29:00Z">
          <w:pPr/>
        </w:pPrChange>
      </w:pPr>
    </w:p>
    <w:p w:rsidR="0032193D" w:rsidRDefault="0032193D">
      <w:pPr>
        <w:ind w:left="360"/>
        <w:rPr>
          <w:ins w:id="1142" w:author="Francisco Javier Caracuel Beltrán" w:date="2017-10-20T20:31:00Z"/>
        </w:rPr>
        <w:pPrChange w:id="1143" w:author="Francisco Javier Caracuel Beltrán" w:date="2017-10-20T20:29:00Z">
          <w:pPr/>
        </w:pPrChange>
      </w:pPr>
    </w:p>
    <w:p w:rsidR="0032193D" w:rsidRDefault="0032193D">
      <w:pPr>
        <w:ind w:left="360"/>
        <w:rPr>
          <w:ins w:id="1144" w:author="Francisco Javier Caracuel Beltrán" w:date="2017-10-20T20:31:00Z"/>
        </w:rPr>
        <w:pPrChange w:id="1145" w:author="Francisco Javier Caracuel Beltrán" w:date="2017-10-20T20:29:00Z">
          <w:pPr/>
        </w:pPrChange>
      </w:pPr>
    </w:p>
    <w:p w:rsidR="0032193D" w:rsidRDefault="0032193D">
      <w:pPr>
        <w:ind w:left="360"/>
        <w:rPr>
          <w:ins w:id="1146" w:author="Francisco Javier Caracuel Beltrán" w:date="2017-10-20T20:32:00Z"/>
        </w:rPr>
        <w:pPrChange w:id="1147" w:author="Francisco Javier Caracuel Beltrán" w:date="2017-10-20T20:29:00Z">
          <w:pPr/>
        </w:pPrChange>
      </w:pPr>
      <w:ins w:id="1148" w:author="Francisco Javier Caracuel Beltrán" w:date="2017-10-20T20:31:00Z">
        <w:r>
          <w:t>El resultado de ejecutar las imágenes híbridas y mostrarlas como una pir</w:t>
        </w:r>
      </w:ins>
      <w:ins w:id="1149" w:author="Francisco Javier Caracuel Beltrán" w:date="2017-10-20T20:32:00Z">
        <w:r>
          <w:t>ámide Gaussiana es:</w:t>
        </w:r>
      </w:ins>
    </w:p>
    <w:p w:rsidR="0032193D" w:rsidRDefault="0032193D">
      <w:pPr>
        <w:ind w:left="360"/>
        <w:rPr>
          <w:ins w:id="1150" w:author="Francisco Javier Caracuel Beltrán" w:date="2017-10-20T20:32:00Z"/>
        </w:rPr>
        <w:pPrChange w:id="1151" w:author="Francisco Javier Caracuel Beltrán" w:date="2017-10-20T20:29:00Z">
          <w:pPr/>
        </w:pPrChange>
      </w:pPr>
      <w:ins w:id="1152" w:author="Francisco Javier Caracuel Beltrán" w:date="2017-10-20T20:33:00Z">
        <w:r>
          <w:rPr>
            <w:noProof/>
            <w:lang w:eastAsia="es-ES"/>
          </w:rPr>
          <w:drawing>
            <wp:inline distT="0" distB="0" distL="0" distR="0">
              <wp:extent cx="5390515" cy="333883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3338830"/>
                      </a:xfrm>
                      <a:prstGeom prst="rect">
                        <a:avLst/>
                      </a:prstGeom>
                      <a:noFill/>
                      <a:ln>
                        <a:noFill/>
                      </a:ln>
                    </pic:spPr>
                  </pic:pic>
                </a:graphicData>
              </a:graphic>
            </wp:inline>
          </w:drawing>
        </w:r>
      </w:ins>
    </w:p>
    <w:p w:rsidR="0032193D" w:rsidRDefault="007359A2">
      <w:pPr>
        <w:ind w:left="360"/>
        <w:rPr>
          <w:ins w:id="1153" w:author="Francisco Javier Caracuel Beltrán" w:date="2017-10-20T20:32:00Z"/>
        </w:rPr>
        <w:pPrChange w:id="1154" w:author="Francisco Javier Caracuel Beltrán" w:date="2017-10-20T20:29:00Z">
          <w:pPr/>
        </w:pPrChange>
      </w:pPr>
      <w:ins w:id="1155" w:author="Francisco Javier Caracuel Beltrán" w:date="2017-10-20T20:35:00Z">
        <w:r>
          <w:rPr>
            <w:noProof/>
            <w:lang w:eastAsia="es-ES"/>
          </w:rPr>
          <w:drawing>
            <wp:inline distT="0" distB="0" distL="0" distR="0">
              <wp:extent cx="5390515" cy="333883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515" cy="3338830"/>
                      </a:xfrm>
                      <a:prstGeom prst="rect">
                        <a:avLst/>
                      </a:prstGeom>
                      <a:noFill/>
                      <a:ln>
                        <a:noFill/>
                      </a:ln>
                    </pic:spPr>
                  </pic:pic>
                </a:graphicData>
              </a:graphic>
            </wp:inline>
          </w:drawing>
        </w:r>
      </w:ins>
    </w:p>
    <w:p w:rsidR="0032193D" w:rsidRDefault="0032193D">
      <w:pPr>
        <w:ind w:left="360"/>
        <w:rPr>
          <w:ins w:id="1156" w:author="Francisco Javier Caracuel Beltrán" w:date="2017-10-20T20:35:00Z"/>
        </w:rPr>
        <w:pPrChange w:id="1157" w:author="Francisco Javier Caracuel Beltrán" w:date="2017-10-20T20:29:00Z">
          <w:pPr/>
        </w:pPrChange>
      </w:pPr>
    </w:p>
    <w:p w:rsidR="007359A2" w:rsidRDefault="007359A2">
      <w:pPr>
        <w:ind w:left="360"/>
        <w:rPr>
          <w:ins w:id="1158" w:author="Francisco Javier Caracuel Beltrán" w:date="2017-10-20T20:35:00Z"/>
        </w:rPr>
        <w:pPrChange w:id="1159" w:author="Francisco Javier Caracuel Beltrán" w:date="2017-10-20T20:29:00Z">
          <w:pPr/>
        </w:pPrChange>
      </w:pPr>
    </w:p>
    <w:p w:rsidR="007359A2" w:rsidRDefault="007359A2">
      <w:pPr>
        <w:ind w:left="360"/>
        <w:rPr>
          <w:ins w:id="1160" w:author="Francisco Javier Caracuel Beltrán" w:date="2017-10-20T20:36:00Z"/>
        </w:rPr>
        <w:pPrChange w:id="1161" w:author="Francisco Javier Caracuel Beltrán" w:date="2017-10-20T20:29:00Z">
          <w:pPr/>
        </w:pPrChange>
      </w:pPr>
    </w:p>
    <w:p w:rsidR="007359A2" w:rsidRDefault="007359A2">
      <w:pPr>
        <w:ind w:left="360"/>
        <w:rPr>
          <w:ins w:id="1162" w:author="Francisco Javier Caracuel Beltrán" w:date="2017-10-20T20:36:00Z"/>
        </w:rPr>
        <w:pPrChange w:id="1163" w:author="Francisco Javier Caracuel Beltrán" w:date="2017-10-20T20:29:00Z">
          <w:pPr/>
        </w:pPrChange>
      </w:pPr>
    </w:p>
    <w:p w:rsidR="007359A2" w:rsidRDefault="007359A2">
      <w:pPr>
        <w:ind w:left="360"/>
        <w:rPr>
          <w:ins w:id="1164" w:author="Francisco Javier Caracuel Beltrán" w:date="2017-10-20T20:36:00Z"/>
        </w:rPr>
        <w:pPrChange w:id="1165" w:author="Francisco Javier Caracuel Beltrán" w:date="2017-10-20T20:29:00Z">
          <w:pPr/>
        </w:pPrChange>
      </w:pPr>
    </w:p>
    <w:p w:rsidR="007359A2" w:rsidRDefault="007359A2">
      <w:pPr>
        <w:ind w:left="360"/>
        <w:rPr>
          <w:ins w:id="1166" w:author="Francisco Javier Caracuel Beltrán" w:date="2017-10-20T20:32:00Z"/>
        </w:rPr>
        <w:pPrChange w:id="1167" w:author="Francisco Javier Caracuel Beltrán" w:date="2017-10-20T20:29:00Z">
          <w:pPr/>
        </w:pPrChange>
      </w:pPr>
      <w:ins w:id="1168" w:author="Francisco Javier Caracuel Beltrán" w:date="2017-10-20T20:36:00Z">
        <w:r>
          <w:rPr>
            <w:noProof/>
            <w:lang w:eastAsia="es-ES"/>
          </w:rPr>
          <w:drawing>
            <wp:inline distT="0" distB="0" distL="0" distR="0">
              <wp:extent cx="5390515" cy="4327525"/>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ins>
    </w:p>
    <w:p w:rsidR="0032193D" w:rsidRDefault="0032193D">
      <w:pPr>
        <w:ind w:left="360"/>
        <w:rPr>
          <w:ins w:id="1169" w:author="Francisco Javier Caracuel Beltrán" w:date="2017-10-20T20:32:00Z"/>
        </w:rPr>
        <w:pPrChange w:id="1170" w:author="Francisco Javier Caracuel Beltrán" w:date="2017-10-20T20:29:00Z">
          <w:pPr/>
        </w:pPrChange>
      </w:pPr>
    </w:p>
    <w:p w:rsidR="0032193D" w:rsidRDefault="0032193D">
      <w:pPr>
        <w:ind w:left="360"/>
        <w:rPr>
          <w:ins w:id="1171" w:author="Francisco Javier Caracuel Beltrán" w:date="2017-10-20T20:33:00Z"/>
        </w:rPr>
        <w:pPrChange w:id="1172" w:author="Francisco Javier Caracuel Beltrán" w:date="2017-10-20T20:29:00Z">
          <w:pPr/>
        </w:pPrChange>
      </w:pPr>
      <w:ins w:id="1173" w:author="Francisco Javier Caracuel Beltrán" w:date="2017-10-20T20:32:00Z">
        <w:r>
          <w:t>Se puede observar como la disminución del tamaño de las im</w:t>
        </w:r>
      </w:ins>
      <w:ins w:id="1174" w:author="Francisco Javier Caracuel Beltrán" w:date="2017-10-20T20:33:00Z">
        <w:r>
          <w:t>ágenes permite apreciar las frecuencias altas en las iniciales y las bajas en las finales.</w:t>
        </w:r>
      </w:ins>
    </w:p>
    <w:p w:rsidR="0032193D" w:rsidRDefault="0032193D">
      <w:pPr>
        <w:ind w:left="360"/>
        <w:rPr>
          <w:ins w:id="1175" w:author="Francisco Javier Caracuel Beltrán" w:date="2017-10-20T20:43:00Z"/>
        </w:rPr>
        <w:pPrChange w:id="1176" w:author="Francisco Javier Caracuel Beltrán" w:date="2017-10-20T20:29:00Z">
          <w:pPr/>
        </w:pPrChange>
      </w:pPr>
    </w:p>
    <w:p w:rsidR="00EF782D" w:rsidRDefault="00EF782D">
      <w:pPr>
        <w:ind w:left="360"/>
        <w:rPr>
          <w:ins w:id="1177" w:author="Francisco Javier Caracuel Beltrán" w:date="2017-10-20T20:43:00Z"/>
        </w:rPr>
        <w:pPrChange w:id="1178" w:author="Francisco Javier Caracuel Beltrán" w:date="2017-10-20T20:29:00Z">
          <w:pPr/>
        </w:pPrChange>
      </w:pPr>
    </w:p>
    <w:p w:rsidR="00EF782D" w:rsidRDefault="00EF782D">
      <w:pPr>
        <w:ind w:left="360"/>
        <w:rPr>
          <w:ins w:id="1179" w:author="Francisco Javier Caracuel Beltrán" w:date="2017-10-20T20:43:00Z"/>
        </w:rPr>
        <w:pPrChange w:id="1180" w:author="Francisco Javier Caracuel Beltrán" w:date="2017-10-20T20:29:00Z">
          <w:pPr/>
        </w:pPrChange>
      </w:pPr>
    </w:p>
    <w:p w:rsidR="00EF782D" w:rsidRDefault="00EF782D">
      <w:pPr>
        <w:ind w:left="360"/>
        <w:rPr>
          <w:ins w:id="1181" w:author="Francisco Javier Caracuel Beltrán" w:date="2017-10-20T20:43:00Z"/>
        </w:rPr>
        <w:pPrChange w:id="1182" w:author="Francisco Javier Caracuel Beltrán" w:date="2017-10-20T20:29:00Z">
          <w:pPr/>
        </w:pPrChange>
      </w:pPr>
    </w:p>
    <w:p w:rsidR="00EF782D" w:rsidRDefault="00EF782D">
      <w:pPr>
        <w:ind w:left="360"/>
        <w:rPr>
          <w:ins w:id="1183" w:author="Francisco Javier Caracuel Beltrán" w:date="2017-10-20T20:43:00Z"/>
        </w:rPr>
        <w:pPrChange w:id="1184" w:author="Francisco Javier Caracuel Beltrán" w:date="2017-10-20T20:29:00Z">
          <w:pPr/>
        </w:pPrChange>
      </w:pPr>
    </w:p>
    <w:p w:rsidR="00EF782D" w:rsidRDefault="00EF782D">
      <w:pPr>
        <w:ind w:left="360"/>
        <w:rPr>
          <w:ins w:id="1185" w:author="Francisco Javier Caracuel Beltrán" w:date="2017-10-20T20:43:00Z"/>
        </w:rPr>
        <w:pPrChange w:id="1186" w:author="Francisco Javier Caracuel Beltrán" w:date="2017-10-20T20:29:00Z">
          <w:pPr/>
        </w:pPrChange>
      </w:pPr>
    </w:p>
    <w:p w:rsidR="00EF782D" w:rsidRDefault="00EF782D">
      <w:pPr>
        <w:ind w:left="360"/>
        <w:rPr>
          <w:ins w:id="1187" w:author="Francisco Javier Caracuel Beltrán" w:date="2017-10-20T20:43:00Z"/>
        </w:rPr>
        <w:pPrChange w:id="1188" w:author="Francisco Javier Caracuel Beltrán" w:date="2017-10-20T20:29:00Z">
          <w:pPr/>
        </w:pPrChange>
      </w:pPr>
    </w:p>
    <w:p w:rsidR="00EF782D" w:rsidRDefault="00EF782D">
      <w:pPr>
        <w:ind w:left="360"/>
        <w:rPr>
          <w:ins w:id="1189" w:author="Francisco Javier Caracuel Beltrán" w:date="2017-10-20T20:43:00Z"/>
        </w:rPr>
        <w:pPrChange w:id="1190" w:author="Francisco Javier Caracuel Beltrán" w:date="2017-10-20T20:29:00Z">
          <w:pPr/>
        </w:pPrChange>
      </w:pPr>
    </w:p>
    <w:p w:rsidR="00EF782D" w:rsidRDefault="00EF782D">
      <w:pPr>
        <w:ind w:left="360"/>
        <w:rPr>
          <w:ins w:id="1191" w:author="Francisco Javier Caracuel Beltrán" w:date="2017-10-20T20:43:00Z"/>
        </w:rPr>
        <w:pPrChange w:id="1192" w:author="Francisco Javier Caracuel Beltrán" w:date="2017-10-20T20:29:00Z">
          <w:pPr/>
        </w:pPrChange>
      </w:pPr>
    </w:p>
    <w:p w:rsidR="00EF782D" w:rsidRDefault="00EF782D">
      <w:pPr>
        <w:ind w:left="360"/>
        <w:rPr>
          <w:ins w:id="1193" w:author="Francisco Javier Caracuel Beltrán" w:date="2017-10-20T20:43:00Z"/>
        </w:rPr>
        <w:pPrChange w:id="1194" w:author="Francisco Javier Caracuel Beltrán" w:date="2017-10-20T20:29:00Z">
          <w:pPr/>
        </w:pPrChange>
      </w:pPr>
    </w:p>
    <w:p w:rsidR="00EF782D" w:rsidRDefault="00EF782D">
      <w:pPr>
        <w:ind w:left="360"/>
        <w:rPr>
          <w:ins w:id="1195" w:author="Francisco Javier Caracuel Beltrán" w:date="2017-10-20T20:43:00Z"/>
        </w:rPr>
        <w:pPrChange w:id="1196" w:author="Francisco Javier Caracuel Beltrán" w:date="2017-10-20T20:29:00Z">
          <w:pPr/>
        </w:pPrChange>
      </w:pPr>
    </w:p>
    <w:p w:rsidR="00EF782D" w:rsidRDefault="00EF782D">
      <w:pPr>
        <w:ind w:left="360"/>
        <w:rPr>
          <w:ins w:id="1197" w:author="Francisco Javier Caracuel Beltrán" w:date="2017-10-20T20:33:00Z"/>
        </w:rPr>
        <w:pPrChange w:id="1198" w:author="Francisco Javier Caracuel Beltrán" w:date="2017-10-20T20:29:00Z">
          <w:pPr/>
        </w:pPrChange>
      </w:pPr>
    </w:p>
    <w:p w:rsidR="0032193D" w:rsidRDefault="0032193D">
      <w:pPr>
        <w:ind w:left="360"/>
        <w:rPr>
          <w:ins w:id="1199" w:author="Francisco Javier Caracuel Beltrán" w:date="2017-10-20T20:33:00Z"/>
        </w:rPr>
        <w:pPrChange w:id="1200" w:author="Francisco Javier Caracuel Beltrán" w:date="2017-10-20T20:29:00Z">
          <w:pPr/>
        </w:pPrChange>
      </w:pPr>
    </w:p>
    <w:p w:rsidR="0032193D" w:rsidRDefault="007359A2">
      <w:pPr>
        <w:pStyle w:val="Ttulo1"/>
        <w:numPr>
          <w:ilvl w:val="0"/>
          <w:numId w:val="10"/>
        </w:numPr>
        <w:rPr>
          <w:ins w:id="1201" w:author="Francisco Javier Caracuel Beltrán" w:date="2017-10-20T20:34:00Z"/>
        </w:rPr>
        <w:pPrChange w:id="1202" w:author="Francisco Javier Caracuel Beltrán" w:date="2017-10-20T20:33:00Z">
          <w:pPr/>
        </w:pPrChange>
      </w:pPr>
      <w:bookmarkStart w:id="1203" w:name="_Toc496295264"/>
      <w:ins w:id="1204" w:author="Francisco Javier Caracuel Beltrán" w:date="2017-10-20T20:34:00Z">
        <w:r>
          <w:t>Bibliografía</w:t>
        </w:r>
        <w:bookmarkEnd w:id="1203"/>
      </w:ins>
    </w:p>
    <w:p w:rsidR="007359A2" w:rsidRDefault="007359A2" w:rsidP="00E05B83">
      <w:pPr>
        <w:rPr>
          <w:ins w:id="1205" w:author="Francisco Javier Caracuel Beltrán" w:date="2017-10-20T20:34:00Z"/>
        </w:rPr>
      </w:pPr>
    </w:p>
    <w:p w:rsidR="007359A2" w:rsidRDefault="007359A2">
      <w:pPr>
        <w:pStyle w:val="Prrafodelista"/>
        <w:numPr>
          <w:ilvl w:val="0"/>
          <w:numId w:val="5"/>
        </w:numPr>
        <w:rPr>
          <w:ins w:id="1206" w:author="Francisco Javier Caracuel Beltrán" w:date="2017-10-20T20:36:00Z"/>
        </w:rPr>
        <w:pPrChange w:id="1207" w:author="Francisco Javier Caracuel Beltrán" w:date="2017-10-20T20:34:00Z">
          <w:pPr/>
        </w:pPrChange>
      </w:pPr>
      <w:ins w:id="1208" w:author="Francisco Javier Caracuel Beltrán" w:date="2017-10-20T20:34:00Z">
        <w:r>
          <w:t xml:space="preserve">Computer Vision: Local transformations. Apuntes Tema 1. </w:t>
        </w:r>
      </w:ins>
      <w:ins w:id="1209" w:author="Francisco Javier Caracuel Beltrán" w:date="2017-10-20T20:35:00Z">
        <w:r>
          <w:t>Nicolás</w:t>
        </w:r>
      </w:ins>
      <w:ins w:id="1210" w:author="Francisco Javier Caracuel Beltrán" w:date="2017-10-20T20:36:00Z">
        <w:r>
          <w:t xml:space="preserve"> Pérez de la Blanca Capilla.</w:t>
        </w:r>
      </w:ins>
    </w:p>
    <w:p w:rsidR="007359A2" w:rsidRPr="007359A2" w:rsidRDefault="007359A2">
      <w:pPr>
        <w:pStyle w:val="Prrafodelista"/>
        <w:numPr>
          <w:ilvl w:val="0"/>
          <w:numId w:val="5"/>
        </w:numPr>
        <w:rPr>
          <w:ins w:id="1211" w:author="Francisco Javier Caracuel Beltrán" w:date="2017-10-20T20:36:00Z"/>
        </w:rPr>
        <w:pPrChange w:id="1212" w:author="Francisco Javier Caracuel Beltrán" w:date="2017-10-20T20:34:00Z">
          <w:pPr/>
        </w:pPrChange>
      </w:pPr>
      <w:ins w:id="1213" w:author="Francisco Javier Caracuel Beltrán" w:date="2017-10-20T20:36:00Z">
        <w:r w:rsidRPr="007359A2">
          <w:fldChar w:fldCharType="begin"/>
        </w:r>
        <w:r w:rsidRPr="007359A2">
          <w:instrText xml:space="preserve"> HYPERLINK "http://www.sc.ehu.es/ccwgrrom/transparencias/pdf-vision-1-transparencias/capitulo-6.pdf" </w:instrText>
        </w:r>
        <w:r w:rsidRPr="007359A2">
          <w:rPr>
            <w:rPrChange w:id="1214" w:author="Francisco Javier Caracuel Beltrán" w:date="2017-10-20T20:37:00Z">
              <w:rPr/>
            </w:rPrChange>
          </w:rPr>
          <w:fldChar w:fldCharType="separate"/>
        </w:r>
        <w:r w:rsidRPr="007359A2">
          <w:rPr>
            <w:rStyle w:val="Hipervnculo"/>
            <w:color w:val="auto"/>
            <w:rPrChange w:id="1215" w:author="Francisco Javier Caracuel Beltrán" w:date="2017-10-20T20:37:00Z">
              <w:rPr>
                <w:rStyle w:val="Hipervnculo"/>
              </w:rPr>
            </w:rPrChange>
          </w:rPr>
          <w:t>http://www.sc.ehu.es/ccwgrrom/transparencias/pdf-vision-1-transparencias/capitulo-6.pdf</w:t>
        </w:r>
        <w:r w:rsidRPr="007359A2">
          <w:rPr>
            <w:rPrChange w:id="1216" w:author="Francisco Javier Caracuel Beltrán" w:date="2017-10-20T20:37:00Z">
              <w:rPr/>
            </w:rPrChange>
          </w:rPr>
          <w:fldChar w:fldCharType="end"/>
        </w:r>
      </w:ins>
    </w:p>
    <w:p w:rsidR="007359A2" w:rsidRPr="007359A2" w:rsidRDefault="007359A2">
      <w:pPr>
        <w:pStyle w:val="Prrafodelista"/>
        <w:numPr>
          <w:ilvl w:val="0"/>
          <w:numId w:val="5"/>
        </w:numPr>
        <w:rPr>
          <w:ins w:id="1217" w:author="Francisco Javier Caracuel Beltrán" w:date="2017-10-20T20:36:00Z"/>
        </w:rPr>
        <w:pPrChange w:id="1218" w:author="Francisco Javier Caracuel Beltrán" w:date="2017-10-20T20:34:00Z">
          <w:pPr/>
        </w:pPrChange>
      </w:pPr>
      <w:ins w:id="1219" w:author="Francisco Javier Caracuel Beltrán" w:date="2017-10-20T20:36:00Z">
        <w:r w:rsidRPr="007359A2">
          <w:fldChar w:fldCharType="begin"/>
        </w:r>
        <w:r w:rsidRPr="007359A2">
          <w:instrText xml:space="preserve"> HYPERLINK "http://www.lcc.uma.es/~munozp/documentos/procesamiento_de_imagenes/temas/pi_cap6.pdf" </w:instrText>
        </w:r>
        <w:r w:rsidRPr="007359A2">
          <w:rPr>
            <w:rPrChange w:id="1220" w:author="Francisco Javier Caracuel Beltrán" w:date="2017-10-20T20:37:00Z">
              <w:rPr/>
            </w:rPrChange>
          </w:rPr>
          <w:fldChar w:fldCharType="separate"/>
        </w:r>
        <w:r w:rsidRPr="007359A2">
          <w:rPr>
            <w:rStyle w:val="Hipervnculo"/>
            <w:color w:val="auto"/>
            <w:rPrChange w:id="1221" w:author="Francisco Javier Caracuel Beltrán" w:date="2017-10-20T20:37:00Z">
              <w:rPr>
                <w:rStyle w:val="Hipervnculo"/>
              </w:rPr>
            </w:rPrChange>
          </w:rPr>
          <w:t>http://www.lcc.uma.es/~munozp/documentos/procesamiento_de_imagenes/temas/pi_cap6.pdf</w:t>
        </w:r>
        <w:r w:rsidRPr="007359A2">
          <w:rPr>
            <w:rPrChange w:id="1222" w:author="Francisco Javier Caracuel Beltrán" w:date="2017-10-20T20:37:00Z">
              <w:rPr/>
            </w:rPrChange>
          </w:rPr>
          <w:fldChar w:fldCharType="end"/>
        </w:r>
      </w:ins>
    </w:p>
    <w:p w:rsidR="007359A2" w:rsidRPr="007359A2" w:rsidRDefault="007359A2">
      <w:pPr>
        <w:pStyle w:val="Prrafodelista"/>
        <w:rPr>
          <w:ins w:id="1223" w:author="Francisco Javier Caracuel Beltrán" w:date="2017-10-20T20:29:00Z"/>
        </w:rPr>
        <w:pPrChange w:id="1224" w:author="Francisco Javier Caracuel Beltrán" w:date="2017-10-20T20:36:00Z">
          <w:pPr/>
        </w:pPrChange>
      </w:pPr>
    </w:p>
    <w:p w:rsidR="0032193D" w:rsidRDefault="0032193D">
      <w:pPr>
        <w:ind w:left="360"/>
        <w:rPr>
          <w:ins w:id="1225" w:author="Francisco Javier Caracuel Beltrán" w:date="2017-10-20T20:29:00Z"/>
        </w:rPr>
        <w:pPrChange w:id="1226" w:author="Francisco Javier Caracuel Beltrán" w:date="2017-10-20T20:29:00Z">
          <w:pPr/>
        </w:pPrChange>
      </w:pPr>
    </w:p>
    <w:p w:rsidR="0032193D" w:rsidRDefault="0032193D">
      <w:pPr>
        <w:ind w:left="360"/>
        <w:rPr>
          <w:ins w:id="1227" w:author="Francisco Javier Caracuel Beltrán" w:date="2017-10-20T20:29:00Z"/>
        </w:rPr>
        <w:pPrChange w:id="1228" w:author="Francisco Javier Caracuel Beltrán" w:date="2017-10-20T20:29:00Z">
          <w:pPr/>
        </w:pPrChange>
      </w:pPr>
    </w:p>
    <w:p w:rsidR="0032193D" w:rsidRDefault="0032193D">
      <w:pPr>
        <w:ind w:left="360"/>
        <w:rPr>
          <w:ins w:id="1229" w:author="Francisco Javier Caracuel Beltrán" w:date="2017-10-20T20:29:00Z"/>
        </w:rPr>
        <w:pPrChange w:id="1230" w:author="Francisco Javier Caracuel Beltrán" w:date="2017-10-20T20:29:00Z">
          <w:pPr/>
        </w:pPrChange>
      </w:pPr>
    </w:p>
    <w:p w:rsidR="0032193D" w:rsidRDefault="0032193D">
      <w:pPr>
        <w:ind w:left="360"/>
        <w:rPr>
          <w:ins w:id="1231" w:author="Francisco Javier Caracuel Beltrán" w:date="2017-10-20T20:29:00Z"/>
        </w:rPr>
        <w:pPrChange w:id="1232" w:author="Francisco Javier Caracuel Beltrán" w:date="2017-10-20T20:29:00Z">
          <w:pPr/>
        </w:pPrChange>
      </w:pPr>
    </w:p>
    <w:p w:rsidR="0032193D" w:rsidRDefault="0032193D">
      <w:pPr>
        <w:ind w:left="360"/>
        <w:rPr>
          <w:ins w:id="1233" w:author="Francisco Javier Caracuel Beltrán" w:date="2017-10-20T20:29:00Z"/>
        </w:rPr>
        <w:pPrChange w:id="1234" w:author="Francisco Javier Caracuel Beltrán" w:date="2017-10-20T20:29:00Z">
          <w:pPr/>
        </w:pPrChange>
      </w:pPr>
    </w:p>
    <w:p w:rsidR="0032193D" w:rsidRDefault="0032193D">
      <w:pPr>
        <w:ind w:left="360"/>
        <w:rPr>
          <w:ins w:id="1235" w:author="Francisco Javier Caracuel Beltrán" w:date="2017-10-20T20:29:00Z"/>
        </w:rPr>
        <w:pPrChange w:id="1236" w:author="Francisco Javier Caracuel Beltrán" w:date="2017-10-20T20:29:00Z">
          <w:pPr/>
        </w:pPrChange>
      </w:pPr>
    </w:p>
    <w:p w:rsidR="0032193D" w:rsidRDefault="0032193D">
      <w:pPr>
        <w:ind w:left="360"/>
        <w:rPr>
          <w:ins w:id="1237" w:author="Francisco Javier Caracuel Beltrán" w:date="2017-10-20T20:29:00Z"/>
        </w:rPr>
        <w:pPrChange w:id="1238" w:author="Francisco Javier Caracuel Beltrán" w:date="2017-10-20T20:29:00Z">
          <w:pPr/>
        </w:pPrChange>
      </w:pPr>
    </w:p>
    <w:p w:rsidR="0032193D" w:rsidRDefault="0032193D">
      <w:pPr>
        <w:ind w:left="360"/>
        <w:rPr>
          <w:ins w:id="1239" w:author="Francisco Javier Caracuel Beltrán" w:date="2017-10-20T20:29:00Z"/>
        </w:rPr>
        <w:pPrChange w:id="1240" w:author="Francisco Javier Caracuel Beltrán" w:date="2017-10-20T20:29:00Z">
          <w:pPr/>
        </w:pPrChange>
      </w:pPr>
    </w:p>
    <w:p w:rsidR="0032193D" w:rsidRDefault="0032193D">
      <w:pPr>
        <w:ind w:left="360"/>
        <w:rPr>
          <w:ins w:id="1241" w:author="Francisco Javier Caracuel Beltrán" w:date="2017-10-20T20:29:00Z"/>
        </w:rPr>
        <w:pPrChange w:id="1242" w:author="Francisco Javier Caracuel Beltrán" w:date="2017-10-20T20:29:00Z">
          <w:pPr/>
        </w:pPrChange>
      </w:pPr>
    </w:p>
    <w:p w:rsidR="0032193D" w:rsidRDefault="0032193D">
      <w:pPr>
        <w:ind w:left="360"/>
        <w:rPr>
          <w:ins w:id="1243" w:author="Francisco Javier Caracuel Beltrán" w:date="2017-10-20T20:43:00Z"/>
        </w:rPr>
        <w:pPrChange w:id="1244" w:author="Francisco Javier Caracuel Beltrán" w:date="2017-10-20T20:29:00Z">
          <w:pPr/>
        </w:pPrChange>
      </w:pPr>
    </w:p>
    <w:p w:rsidR="00EF782D" w:rsidRDefault="00EF782D">
      <w:pPr>
        <w:ind w:left="360"/>
        <w:rPr>
          <w:ins w:id="1245" w:author="Francisco Javier Caracuel Beltrán" w:date="2017-10-20T20:43:00Z"/>
        </w:rPr>
        <w:pPrChange w:id="1246" w:author="Francisco Javier Caracuel Beltrán" w:date="2017-10-20T20:29:00Z">
          <w:pPr/>
        </w:pPrChange>
      </w:pPr>
    </w:p>
    <w:p w:rsidR="00EF782D" w:rsidRDefault="00EF782D">
      <w:pPr>
        <w:ind w:left="360"/>
        <w:rPr>
          <w:ins w:id="1247" w:author="Francisco Javier Caracuel Beltrán" w:date="2017-10-20T20:43:00Z"/>
        </w:rPr>
        <w:pPrChange w:id="1248" w:author="Francisco Javier Caracuel Beltrán" w:date="2017-10-20T20:29:00Z">
          <w:pPr/>
        </w:pPrChange>
      </w:pPr>
    </w:p>
    <w:p w:rsidR="00EF782D" w:rsidRDefault="00EF782D">
      <w:pPr>
        <w:ind w:left="360"/>
        <w:rPr>
          <w:ins w:id="1249" w:author="Francisco Javier Caracuel Beltrán" w:date="2017-10-20T20:43:00Z"/>
        </w:rPr>
        <w:pPrChange w:id="1250" w:author="Francisco Javier Caracuel Beltrán" w:date="2017-10-20T20:29:00Z">
          <w:pPr/>
        </w:pPrChange>
      </w:pPr>
    </w:p>
    <w:p w:rsidR="00EF782D" w:rsidRDefault="00EF782D">
      <w:pPr>
        <w:ind w:left="360"/>
        <w:rPr>
          <w:ins w:id="1251" w:author="Francisco Javier Caracuel Beltrán" w:date="2017-10-20T20:43:00Z"/>
        </w:rPr>
        <w:pPrChange w:id="1252" w:author="Francisco Javier Caracuel Beltrán" w:date="2017-10-20T20:29:00Z">
          <w:pPr/>
        </w:pPrChange>
      </w:pPr>
    </w:p>
    <w:p w:rsidR="00EF782D" w:rsidRDefault="00EF782D">
      <w:pPr>
        <w:ind w:left="360"/>
        <w:rPr>
          <w:ins w:id="1253" w:author="Francisco Javier Caracuel Beltrán" w:date="2017-10-20T20:43:00Z"/>
        </w:rPr>
        <w:pPrChange w:id="1254" w:author="Francisco Javier Caracuel Beltrán" w:date="2017-10-20T20:29:00Z">
          <w:pPr/>
        </w:pPrChange>
      </w:pPr>
    </w:p>
    <w:p w:rsidR="00EF782D" w:rsidRDefault="00EF782D">
      <w:pPr>
        <w:ind w:left="360"/>
        <w:rPr>
          <w:ins w:id="1255" w:author="Francisco Javier Caracuel Beltrán" w:date="2017-10-20T20:43:00Z"/>
        </w:rPr>
        <w:pPrChange w:id="1256" w:author="Francisco Javier Caracuel Beltrán" w:date="2017-10-20T20:29:00Z">
          <w:pPr/>
        </w:pPrChange>
      </w:pPr>
    </w:p>
    <w:p w:rsidR="00EF782D" w:rsidRDefault="00EF782D">
      <w:pPr>
        <w:ind w:left="360"/>
        <w:rPr>
          <w:ins w:id="1257" w:author="Francisco Javier Caracuel Beltrán" w:date="2017-10-20T20:43:00Z"/>
        </w:rPr>
        <w:pPrChange w:id="1258" w:author="Francisco Javier Caracuel Beltrán" w:date="2017-10-20T20:29:00Z">
          <w:pPr/>
        </w:pPrChange>
      </w:pPr>
    </w:p>
    <w:p w:rsidR="00EF782D" w:rsidRDefault="00EF782D">
      <w:pPr>
        <w:ind w:left="360"/>
        <w:rPr>
          <w:ins w:id="1259" w:author="Francisco Javier Caracuel Beltrán" w:date="2017-10-20T20:43:00Z"/>
        </w:rPr>
        <w:pPrChange w:id="1260" w:author="Francisco Javier Caracuel Beltrán" w:date="2017-10-20T20:29:00Z">
          <w:pPr/>
        </w:pPrChange>
      </w:pPr>
    </w:p>
    <w:p w:rsidR="00EF782D" w:rsidRDefault="00EF782D">
      <w:pPr>
        <w:ind w:left="360"/>
        <w:rPr>
          <w:ins w:id="1261" w:author="Francisco Javier Caracuel Beltrán" w:date="2017-10-20T20:43:00Z"/>
        </w:rPr>
        <w:pPrChange w:id="1262" w:author="Francisco Javier Caracuel Beltrán" w:date="2017-10-20T20:29:00Z">
          <w:pPr/>
        </w:pPrChange>
      </w:pPr>
    </w:p>
    <w:p w:rsidR="00EF782D" w:rsidRDefault="00EF782D">
      <w:pPr>
        <w:ind w:left="360"/>
        <w:rPr>
          <w:ins w:id="1263" w:author="Francisco Javier Caracuel Beltrán" w:date="2017-10-20T20:43:00Z"/>
        </w:rPr>
        <w:pPrChange w:id="1264" w:author="Francisco Javier Caracuel Beltrán" w:date="2017-10-20T20:29:00Z">
          <w:pPr/>
        </w:pPrChange>
      </w:pPr>
    </w:p>
    <w:p w:rsidR="00EF782D" w:rsidRDefault="00EF782D">
      <w:pPr>
        <w:ind w:left="360"/>
        <w:rPr>
          <w:ins w:id="1265" w:author="Francisco Javier Caracuel Beltrán" w:date="2017-10-20T20:43:00Z"/>
        </w:rPr>
        <w:pPrChange w:id="1266" w:author="Francisco Javier Caracuel Beltrán" w:date="2017-10-20T20:29:00Z">
          <w:pPr/>
        </w:pPrChange>
      </w:pPr>
    </w:p>
    <w:p w:rsidR="00EF782D" w:rsidRDefault="00EF782D">
      <w:pPr>
        <w:ind w:left="360"/>
        <w:rPr>
          <w:ins w:id="1267" w:author="Francisco Javier Caracuel Beltrán" w:date="2017-10-20T20:43:00Z"/>
        </w:rPr>
        <w:pPrChange w:id="1268" w:author="Francisco Javier Caracuel Beltrán" w:date="2017-10-20T20:29:00Z">
          <w:pPr/>
        </w:pPrChange>
      </w:pPr>
    </w:p>
    <w:p w:rsidR="00EF782D" w:rsidRDefault="00EF782D">
      <w:pPr>
        <w:ind w:left="360"/>
        <w:rPr>
          <w:ins w:id="1269" w:author="Francisco Javier Caracuel Beltrán" w:date="2017-10-20T20:43:00Z"/>
        </w:rPr>
        <w:pPrChange w:id="1270" w:author="Francisco Javier Caracuel Beltrán" w:date="2017-10-20T20:29:00Z">
          <w:pPr/>
        </w:pPrChange>
      </w:pPr>
    </w:p>
    <w:p w:rsidR="00EF782D" w:rsidRDefault="00EF782D">
      <w:pPr>
        <w:ind w:left="360"/>
        <w:rPr>
          <w:ins w:id="1271" w:author="Francisco Javier Caracuel Beltrán" w:date="2017-10-20T20:29:00Z"/>
        </w:rPr>
        <w:pPrChange w:id="1272" w:author="Francisco Javier Caracuel Beltrán" w:date="2017-10-20T20:29:00Z">
          <w:pPr/>
        </w:pPrChange>
      </w:pPr>
    </w:p>
    <w:p w:rsidR="0032193D" w:rsidRDefault="0032193D">
      <w:pPr>
        <w:ind w:left="360"/>
        <w:rPr>
          <w:ins w:id="1273" w:author="Francisco Javier Caracuel Beltrán" w:date="2017-10-20T20:29:00Z"/>
        </w:rPr>
        <w:pPrChange w:id="1274" w:author="Francisco Javier Caracuel Beltrán" w:date="2017-10-20T20:29:00Z">
          <w:pPr/>
        </w:pPrChange>
      </w:pPr>
    </w:p>
    <w:p w:rsidR="0032193D" w:rsidRDefault="0032193D">
      <w:pPr>
        <w:ind w:left="360"/>
        <w:rPr>
          <w:ins w:id="1275" w:author="Francisco Javier Caracuel Beltrán" w:date="2017-10-20T20:29:00Z"/>
        </w:rPr>
        <w:pPrChange w:id="1276" w:author="Francisco Javier Caracuel Beltrán" w:date="2017-10-20T20:29:00Z">
          <w:pPr/>
        </w:pPrChange>
      </w:pPr>
    </w:p>
    <w:p w:rsidR="0032193D" w:rsidRDefault="0032193D">
      <w:pPr>
        <w:ind w:left="360"/>
        <w:rPr>
          <w:ins w:id="1277" w:author="Francisco Javier Caracuel Beltrán" w:date="2017-10-20T20:29:00Z"/>
        </w:rPr>
        <w:pPrChange w:id="1278" w:author="Francisco Javier Caracuel Beltrán" w:date="2017-10-20T20:29:00Z">
          <w:pPr/>
        </w:pPrChange>
      </w:pPr>
    </w:p>
    <w:p w:rsidR="0032193D" w:rsidRDefault="0032193D">
      <w:pPr>
        <w:ind w:left="360"/>
        <w:rPr>
          <w:ins w:id="1279" w:author="Francisco Javier Caracuel Beltrán" w:date="2017-10-20T20:29:00Z"/>
        </w:rPr>
        <w:pPrChange w:id="1280" w:author="Francisco Javier Caracuel Beltrán" w:date="2017-10-20T20:29:00Z">
          <w:pPr/>
        </w:pPrChange>
      </w:pPr>
    </w:p>
    <w:p w:rsidR="0032193D" w:rsidRDefault="0032193D">
      <w:pPr>
        <w:ind w:left="360"/>
        <w:rPr>
          <w:ins w:id="1281" w:author="Francisco Javier Caracuel Beltrán" w:date="2017-10-20T20:29:00Z"/>
        </w:rPr>
        <w:pPrChange w:id="1282" w:author="Francisco Javier Caracuel Beltrán" w:date="2017-10-20T20:29:00Z">
          <w:pPr/>
        </w:pPrChange>
      </w:pPr>
    </w:p>
    <w:p w:rsidR="0032193D" w:rsidRDefault="0032193D">
      <w:pPr>
        <w:ind w:left="360"/>
        <w:rPr>
          <w:ins w:id="1283" w:author="Francisco Javier Caracuel Beltrán" w:date="2017-10-20T20:29:00Z"/>
        </w:rPr>
        <w:pPrChange w:id="1284" w:author="Francisco Javier Caracuel Beltrán" w:date="2017-10-20T20:29:00Z">
          <w:pPr/>
        </w:pPrChange>
      </w:pPr>
    </w:p>
    <w:p w:rsidR="0032193D" w:rsidRDefault="0032193D">
      <w:pPr>
        <w:ind w:left="360"/>
        <w:rPr>
          <w:ins w:id="1285" w:author="Francisco Javier Caracuel Beltrán" w:date="2017-10-20T20:29:00Z"/>
        </w:rPr>
        <w:pPrChange w:id="1286" w:author="Francisco Javier Caracuel Beltrán" w:date="2017-10-20T20:29:00Z">
          <w:pPr/>
        </w:pPrChange>
      </w:pPr>
    </w:p>
    <w:p w:rsidR="0032193D" w:rsidRDefault="0032193D">
      <w:pPr>
        <w:ind w:left="360"/>
        <w:rPr>
          <w:ins w:id="1287" w:author="Francisco Javier Caracuel Beltrán" w:date="2017-10-20T20:29:00Z"/>
        </w:rPr>
        <w:pPrChange w:id="1288" w:author="Francisco Javier Caracuel Beltrán" w:date="2017-10-20T20:29:00Z">
          <w:pPr/>
        </w:pPrChange>
      </w:pPr>
    </w:p>
    <w:p w:rsidR="0032193D" w:rsidRDefault="0032193D">
      <w:pPr>
        <w:ind w:left="360"/>
        <w:rPr>
          <w:ins w:id="1289" w:author="Francisco Javier Caracuel Beltrán" w:date="2017-10-20T20:29:00Z"/>
        </w:rPr>
        <w:pPrChange w:id="1290" w:author="Francisco Javier Caracuel Beltrán" w:date="2017-10-20T20:29:00Z">
          <w:pPr/>
        </w:pPrChange>
      </w:pPr>
    </w:p>
    <w:p w:rsidR="00A17294" w:rsidRPr="00A17294" w:rsidDel="007359A2" w:rsidRDefault="00A17294">
      <w:pPr>
        <w:ind w:left="360"/>
        <w:jc w:val="center"/>
        <w:rPr>
          <w:del w:id="1291" w:author="Francisco Javier Caracuel Beltrán" w:date="2017-10-20T20:37:00Z"/>
          <w:rPrChange w:id="1292" w:author="Francisco Javier Caracuel Beltrán" w:date="2017-10-20T20:16:00Z">
            <w:rPr>
              <w:del w:id="1293" w:author="Francisco Javier Caracuel Beltrán" w:date="2017-10-20T20:37:00Z"/>
              <w:sz w:val="28"/>
            </w:rPr>
          </w:rPrChange>
        </w:rPr>
        <w:pPrChange w:id="1294" w:author="Francisco Javier Caracuel Beltrán" w:date="2017-10-20T20:19:00Z">
          <w:pPr/>
        </w:pPrChange>
      </w:pPr>
    </w:p>
    <w:p w:rsidR="00871545" w:rsidRPr="00E05B83" w:rsidDel="007359A2" w:rsidRDefault="00871545" w:rsidP="00AE677D">
      <w:pPr>
        <w:rPr>
          <w:del w:id="1295" w:author="Francisco Javier Caracuel Beltrán" w:date="2017-10-20T20:37:00Z"/>
          <w:sz w:val="28"/>
        </w:rPr>
      </w:pPr>
    </w:p>
    <w:p w:rsidR="00871545" w:rsidRPr="00257C1F" w:rsidDel="007359A2" w:rsidRDefault="00871545" w:rsidP="00AE677D">
      <w:pPr>
        <w:rPr>
          <w:del w:id="1296" w:author="Francisco Javier Caracuel Beltrán" w:date="2017-10-20T20:37:00Z"/>
          <w:sz w:val="28"/>
        </w:rPr>
      </w:pPr>
    </w:p>
    <w:p w:rsidR="00871545" w:rsidRPr="00257C1F" w:rsidDel="007359A2" w:rsidRDefault="00871545" w:rsidP="00AE677D">
      <w:pPr>
        <w:rPr>
          <w:del w:id="1297" w:author="Francisco Javier Caracuel Beltrán" w:date="2017-10-20T20:37:00Z"/>
          <w:sz w:val="28"/>
        </w:rPr>
      </w:pPr>
    </w:p>
    <w:p w:rsidR="00871545" w:rsidRPr="00257C1F" w:rsidDel="007359A2" w:rsidRDefault="00871545" w:rsidP="00AE677D">
      <w:pPr>
        <w:rPr>
          <w:del w:id="1298" w:author="Francisco Javier Caracuel Beltrán" w:date="2017-10-20T20:37:00Z"/>
          <w:sz w:val="28"/>
        </w:rPr>
      </w:pPr>
    </w:p>
    <w:p w:rsidR="00871545" w:rsidRPr="00257C1F" w:rsidDel="007359A2" w:rsidRDefault="00871545" w:rsidP="00AE677D">
      <w:pPr>
        <w:rPr>
          <w:del w:id="1299" w:author="Francisco Javier Caracuel Beltrán" w:date="2017-10-20T20:37:00Z"/>
          <w:sz w:val="28"/>
        </w:rPr>
      </w:pPr>
    </w:p>
    <w:p w:rsidR="00871545" w:rsidRPr="00257C1F" w:rsidDel="007359A2" w:rsidRDefault="00871545" w:rsidP="00AE677D">
      <w:pPr>
        <w:rPr>
          <w:del w:id="1300" w:author="Francisco Javier Caracuel Beltrán" w:date="2017-10-20T20:37:00Z"/>
          <w:sz w:val="28"/>
        </w:rPr>
      </w:pPr>
    </w:p>
    <w:p w:rsidR="00871545" w:rsidRPr="00257C1F" w:rsidDel="007359A2" w:rsidRDefault="00871545" w:rsidP="00AE677D">
      <w:pPr>
        <w:rPr>
          <w:del w:id="1301" w:author="Francisco Javier Caracuel Beltrán" w:date="2017-10-20T20:37:00Z"/>
          <w:sz w:val="28"/>
        </w:rPr>
      </w:pPr>
    </w:p>
    <w:p w:rsidR="00871545" w:rsidRPr="00257C1F" w:rsidDel="007359A2" w:rsidRDefault="00871545" w:rsidP="00AE677D">
      <w:pPr>
        <w:rPr>
          <w:del w:id="1302" w:author="Francisco Javier Caracuel Beltrán" w:date="2017-10-20T20:37:00Z"/>
          <w:sz w:val="28"/>
        </w:rPr>
      </w:pPr>
    </w:p>
    <w:p w:rsidR="00871545" w:rsidRPr="00257C1F" w:rsidDel="007359A2" w:rsidRDefault="00871545" w:rsidP="00AE677D">
      <w:pPr>
        <w:rPr>
          <w:del w:id="1303" w:author="Francisco Javier Caracuel Beltrán" w:date="2017-10-20T20:37:00Z"/>
          <w:sz w:val="28"/>
        </w:rPr>
      </w:pPr>
    </w:p>
    <w:p w:rsidR="00871545" w:rsidRPr="00257C1F" w:rsidDel="007359A2" w:rsidRDefault="00871545" w:rsidP="00AE677D">
      <w:pPr>
        <w:rPr>
          <w:del w:id="1304" w:author="Francisco Javier Caracuel Beltrán" w:date="2017-10-20T20:37:00Z"/>
          <w:sz w:val="28"/>
        </w:rPr>
      </w:pPr>
    </w:p>
    <w:p w:rsidR="00871545" w:rsidRPr="00257C1F" w:rsidDel="007359A2" w:rsidRDefault="00871545" w:rsidP="00AE677D">
      <w:pPr>
        <w:rPr>
          <w:del w:id="1305" w:author="Francisco Javier Caracuel Beltrán" w:date="2017-10-20T20:37:00Z"/>
          <w:sz w:val="28"/>
        </w:rPr>
      </w:pPr>
    </w:p>
    <w:p w:rsidR="00871545" w:rsidRPr="00257C1F" w:rsidDel="007359A2" w:rsidRDefault="00871545" w:rsidP="00AE677D">
      <w:pPr>
        <w:rPr>
          <w:del w:id="1306" w:author="Francisco Javier Caracuel Beltrán" w:date="2017-10-20T20:37:00Z"/>
          <w:sz w:val="28"/>
        </w:rPr>
      </w:pPr>
    </w:p>
    <w:p w:rsidR="00871545" w:rsidRPr="00257C1F" w:rsidDel="007359A2" w:rsidRDefault="00871545" w:rsidP="00AE677D">
      <w:pPr>
        <w:rPr>
          <w:del w:id="1307" w:author="Francisco Javier Caracuel Beltrán" w:date="2017-10-20T20:37:00Z"/>
          <w:sz w:val="28"/>
        </w:rPr>
      </w:pPr>
    </w:p>
    <w:p w:rsidR="00871545" w:rsidRPr="00257C1F" w:rsidDel="007359A2" w:rsidRDefault="00871545" w:rsidP="00AE677D">
      <w:pPr>
        <w:rPr>
          <w:del w:id="1308" w:author="Francisco Javier Caracuel Beltrán" w:date="2017-10-20T20:37:00Z"/>
          <w:sz w:val="28"/>
        </w:rPr>
      </w:pPr>
    </w:p>
    <w:p w:rsidR="00871545" w:rsidRPr="00257C1F" w:rsidDel="007359A2" w:rsidRDefault="00871545" w:rsidP="00AE677D">
      <w:pPr>
        <w:rPr>
          <w:del w:id="1309" w:author="Francisco Javier Caracuel Beltrán" w:date="2017-10-20T20:37:00Z"/>
          <w:sz w:val="28"/>
        </w:rPr>
      </w:pPr>
    </w:p>
    <w:p w:rsidR="00871545" w:rsidRPr="00257C1F" w:rsidDel="007359A2" w:rsidRDefault="00871545" w:rsidP="00AE677D">
      <w:pPr>
        <w:rPr>
          <w:del w:id="1310" w:author="Francisco Javier Caracuel Beltrán" w:date="2017-10-20T20:37:00Z"/>
          <w:sz w:val="28"/>
        </w:rPr>
      </w:pPr>
    </w:p>
    <w:p w:rsidR="00871545" w:rsidRPr="00257C1F" w:rsidDel="007359A2" w:rsidRDefault="00871545" w:rsidP="00AE677D">
      <w:pPr>
        <w:rPr>
          <w:del w:id="1311" w:author="Francisco Javier Caracuel Beltrán" w:date="2017-10-20T20:37:00Z"/>
          <w:sz w:val="28"/>
        </w:rPr>
      </w:pPr>
    </w:p>
    <w:p w:rsidR="00871545" w:rsidRPr="00257C1F" w:rsidDel="007359A2" w:rsidRDefault="00871545" w:rsidP="00AE677D">
      <w:pPr>
        <w:rPr>
          <w:del w:id="1312" w:author="Francisco Javier Caracuel Beltrán" w:date="2017-10-20T20:37:00Z"/>
          <w:sz w:val="28"/>
        </w:rPr>
      </w:pPr>
    </w:p>
    <w:p w:rsidR="00871545" w:rsidRPr="00257C1F" w:rsidDel="007359A2" w:rsidRDefault="00871545" w:rsidP="00AE677D">
      <w:pPr>
        <w:rPr>
          <w:del w:id="1313" w:author="Francisco Javier Caracuel Beltrán" w:date="2017-10-20T20:37:00Z"/>
          <w:sz w:val="28"/>
        </w:rPr>
      </w:pPr>
    </w:p>
    <w:p w:rsidR="00871545" w:rsidRPr="00257C1F" w:rsidDel="007359A2" w:rsidRDefault="00871545" w:rsidP="00AE677D">
      <w:pPr>
        <w:rPr>
          <w:del w:id="1314" w:author="Francisco Javier Caracuel Beltrán" w:date="2017-10-20T20:37:00Z"/>
          <w:sz w:val="28"/>
        </w:rPr>
      </w:pPr>
    </w:p>
    <w:p w:rsidR="00871545" w:rsidRPr="00257C1F" w:rsidDel="007359A2" w:rsidRDefault="00871545" w:rsidP="00AE677D">
      <w:pPr>
        <w:rPr>
          <w:del w:id="1315" w:author="Francisco Javier Caracuel Beltrán" w:date="2017-10-20T20:37:00Z"/>
          <w:sz w:val="28"/>
        </w:rPr>
      </w:pPr>
    </w:p>
    <w:p w:rsidR="00871545" w:rsidRPr="00257C1F" w:rsidDel="007359A2" w:rsidRDefault="00871545" w:rsidP="00AE677D">
      <w:pPr>
        <w:rPr>
          <w:del w:id="1316" w:author="Francisco Javier Caracuel Beltrán" w:date="2017-10-20T20:37:00Z"/>
          <w:sz w:val="28"/>
        </w:rPr>
      </w:pPr>
    </w:p>
    <w:p w:rsidR="00871545" w:rsidRPr="00257C1F" w:rsidRDefault="00871545" w:rsidP="00AE677D">
      <w:pPr>
        <w:jc w:val="left"/>
        <w:rPr>
          <w:sz w:val="28"/>
        </w:rPr>
      </w:pPr>
    </w:p>
    <w:sectPr w:rsidR="00871545" w:rsidRPr="00257C1F" w:rsidSect="008973A4">
      <w:headerReference w:type="default" r:id="rId28"/>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B16" w:rsidRDefault="000D6B16" w:rsidP="008973A4">
      <w:pPr>
        <w:spacing w:after="0" w:line="240" w:lineRule="auto"/>
      </w:pPr>
      <w:r>
        <w:separator/>
      </w:r>
    </w:p>
  </w:endnote>
  <w:endnote w:type="continuationSeparator" w:id="0">
    <w:p w:rsidR="000D6B16" w:rsidRDefault="000D6B16" w:rsidP="00897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doni MT">
    <w:panose1 w:val="02070603080600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940637"/>
      <w:docPartObj>
        <w:docPartGallery w:val="Page Numbers (Bottom of Page)"/>
        <w:docPartUnique/>
      </w:docPartObj>
    </w:sdtPr>
    <w:sdtEndPr/>
    <w:sdtContent>
      <w:p w:rsidR="00D91015" w:rsidRPr="008973A4" w:rsidRDefault="00D91015">
        <w:pPr>
          <w:pStyle w:val="Piedepgina"/>
          <w:jc w:val="center"/>
          <w:rPr>
            <w:color w:val="767171" w:themeColor="background2" w:themeShade="80"/>
          </w:rPr>
        </w:pPr>
        <w:r w:rsidRPr="008973A4">
          <w:rPr>
            <w:noProof/>
            <w:color w:val="767171" w:themeColor="background2" w:themeShade="80"/>
            <w:lang w:eastAsia="es-ES"/>
          </w:rPr>
          <mc:AlternateContent>
            <mc:Choice Requires="wps">
              <w:drawing>
                <wp:inline distT="0" distB="0" distL="0" distR="0">
                  <wp:extent cx="5467350" cy="45085"/>
                  <wp:effectExtent l="9525"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FD8516"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IrOW2K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D91015" w:rsidRDefault="00D91015">
        <w:pPr>
          <w:pStyle w:val="Piedepgina"/>
          <w:jc w:val="center"/>
        </w:pPr>
        <w:r w:rsidRPr="008973A4">
          <w:rPr>
            <w:color w:val="767171" w:themeColor="background2" w:themeShade="80"/>
          </w:rPr>
          <w:fldChar w:fldCharType="begin"/>
        </w:r>
        <w:r w:rsidRPr="008973A4">
          <w:rPr>
            <w:color w:val="767171" w:themeColor="background2" w:themeShade="80"/>
          </w:rPr>
          <w:instrText>PAGE    \* MERGEFORMAT</w:instrText>
        </w:r>
        <w:r w:rsidRPr="008973A4">
          <w:rPr>
            <w:color w:val="767171" w:themeColor="background2" w:themeShade="80"/>
          </w:rPr>
          <w:fldChar w:fldCharType="separate"/>
        </w:r>
        <w:r w:rsidR="00F20414">
          <w:rPr>
            <w:noProof/>
            <w:color w:val="767171" w:themeColor="background2" w:themeShade="80"/>
          </w:rPr>
          <w:t>2</w:t>
        </w:r>
        <w:r w:rsidRPr="008973A4">
          <w:rPr>
            <w:color w:val="767171" w:themeColor="background2" w:themeShade="80"/>
          </w:rPr>
          <w:fldChar w:fldCharType="end"/>
        </w:r>
      </w:p>
    </w:sdtContent>
  </w:sdt>
  <w:p w:rsidR="00D91015" w:rsidRDefault="00D910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B16" w:rsidRDefault="000D6B16" w:rsidP="008973A4">
      <w:pPr>
        <w:spacing w:after="0" w:line="240" w:lineRule="auto"/>
      </w:pPr>
      <w:r>
        <w:separator/>
      </w:r>
    </w:p>
  </w:footnote>
  <w:footnote w:type="continuationSeparator" w:id="0">
    <w:p w:rsidR="000D6B16" w:rsidRDefault="000D6B16" w:rsidP="00897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015" w:rsidRPr="008973A4" w:rsidRDefault="00D91015" w:rsidP="008973A4">
    <w:pPr>
      <w:pStyle w:val="Encabezado"/>
      <w:jc w:val="left"/>
      <w:rPr>
        <w:color w:val="767171" w:themeColor="background2" w:themeShade="80"/>
      </w:rPr>
    </w:pPr>
    <w:r>
      <w:rPr>
        <w:color w:val="767171" w:themeColor="background2" w:themeShade="80"/>
      </w:rPr>
      <w:t>Trabajo 1 – Visión por Computador</w:t>
    </w:r>
    <w:r w:rsidRPr="008973A4">
      <w:rPr>
        <w:color w:val="767171" w:themeColor="background2" w:themeShade="80"/>
      </w:rPr>
      <w:tab/>
    </w:r>
    <w:r w:rsidRPr="008973A4">
      <w:rPr>
        <w:color w:val="767171" w:themeColor="background2" w:themeShade="80"/>
      </w:rPr>
      <w:tab/>
      <w:t>Francisco Javier Caracuel Beltrán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B5D41"/>
    <w:multiLevelType w:val="hybridMultilevel"/>
    <w:tmpl w:val="C23AD220"/>
    <w:lvl w:ilvl="0" w:tplc="D9E6E0D8">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775550"/>
    <w:multiLevelType w:val="hybridMultilevel"/>
    <w:tmpl w:val="1F56B0A6"/>
    <w:lvl w:ilvl="0" w:tplc="9A621A1C">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D43F8"/>
    <w:multiLevelType w:val="hybridMultilevel"/>
    <w:tmpl w:val="8BACE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1611B90"/>
    <w:multiLevelType w:val="hybridMultilevel"/>
    <w:tmpl w:val="DA8CC9C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CAF3BBF"/>
    <w:multiLevelType w:val="hybridMultilevel"/>
    <w:tmpl w:val="A4BC349A"/>
    <w:lvl w:ilvl="0" w:tplc="98461D4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603CE4"/>
    <w:multiLevelType w:val="hybridMultilevel"/>
    <w:tmpl w:val="421A7068"/>
    <w:lvl w:ilvl="0" w:tplc="C3E4B166">
      <w:numFmt w:val="bullet"/>
      <w:lvlText w:val="-"/>
      <w:lvlJc w:val="left"/>
      <w:pPr>
        <w:ind w:left="720" w:hanging="360"/>
      </w:pPr>
      <w:rPr>
        <w:rFonts w:ascii="Bodoni MT" w:eastAsiaTheme="minorHAnsi" w:hAnsi="Bodoni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3F43A2"/>
    <w:multiLevelType w:val="hybridMultilevel"/>
    <w:tmpl w:val="A874057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240D81"/>
    <w:multiLevelType w:val="hybridMultilevel"/>
    <w:tmpl w:val="64929578"/>
    <w:lvl w:ilvl="0" w:tplc="4BF2D87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8D3193"/>
    <w:multiLevelType w:val="hybridMultilevel"/>
    <w:tmpl w:val="38CC73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F336D08"/>
    <w:multiLevelType w:val="hybridMultilevel"/>
    <w:tmpl w:val="FE3249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3"/>
  </w:num>
  <w:num w:numId="5">
    <w:abstractNumId w:val="5"/>
  </w:num>
  <w:num w:numId="6">
    <w:abstractNumId w:val="7"/>
  </w:num>
  <w:num w:numId="7">
    <w:abstractNumId w:val="9"/>
  </w:num>
  <w:num w:numId="8">
    <w:abstractNumId w:val="4"/>
  </w:num>
  <w:num w:numId="9">
    <w:abstractNumId w:val="8"/>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cisco Javier Caracuel Beltrán">
    <w15:presenceInfo w15:providerId="None" w15:userId="Francisco Javier Caracuel Beltr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7D"/>
    <w:rsid w:val="00013FFA"/>
    <w:rsid w:val="000518B5"/>
    <w:rsid w:val="000D6B16"/>
    <w:rsid w:val="000E469C"/>
    <w:rsid w:val="00106A96"/>
    <w:rsid w:val="00132793"/>
    <w:rsid w:val="00146B41"/>
    <w:rsid w:val="00156752"/>
    <w:rsid w:val="0019133D"/>
    <w:rsid w:val="0022106F"/>
    <w:rsid w:val="00246B6A"/>
    <w:rsid w:val="0025318F"/>
    <w:rsid w:val="00257C1F"/>
    <w:rsid w:val="002C7AD8"/>
    <w:rsid w:val="0032193D"/>
    <w:rsid w:val="003555A7"/>
    <w:rsid w:val="00362B58"/>
    <w:rsid w:val="003756DC"/>
    <w:rsid w:val="003A48B6"/>
    <w:rsid w:val="004705F7"/>
    <w:rsid w:val="004D41A6"/>
    <w:rsid w:val="004E5622"/>
    <w:rsid w:val="0055217B"/>
    <w:rsid w:val="00594400"/>
    <w:rsid w:val="0067198C"/>
    <w:rsid w:val="0072258F"/>
    <w:rsid w:val="007359A2"/>
    <w:rsid w:val="00741BF8"/>
    <w:rsid w:val="00781815"/>
    <w:rsid w:val="00787EA1"/>
    <w:rsid w:val="007A7560"/>
    <w:rsid w:val="00816879"/>
    <w:rsid w:val="00871545"/>
    <w:rsid w:val="008973A4"/>
    <w:rsid w:val="008B1770"/>
    <w:rsid w:val="009547B1"/>
    <w:rsid w:val="00974279"/>
    <w:rsid w:val="00993DC6"/>
    <w:rsid w:val="009D203E"/>
    <w:rsid w:val="00A114A8"/>
    <w:rsid w:val="00A17294"/>
    <w:rsid w:val="00AB668B"/>
    <w:rsid w:val="00AE677D"/>
    <w:rsid w:val="00B202A3"/>
    <w:rsid w:val="00B25864"/>
    <w:rsid w:val="00B54023"/>
    <w:rsid w:val="00BA2E65"/>
    <w:rsid w:val="00BA3FEE"/>
    <w:rsid w:val="00BC50DD"/>
    <w:rsid w:val="00C51DA4"/>
    <w:rsid w:val="00C677C5"/>
    <w:rsid w:val="00C87084"/>
    <w:rsid w:val="00CC266F"/>
    <w:rsid w:val="00D04062"/>
    <w:rsid w:val="00D8250A"/>
    <w:rsid w:val="00D91015"/>
    <w:rsid w:val="00DD28DE"/>
    <w:rsid w:val="00E05B83"/>
    <w:rsid w:val="00E06EB1"/>
    <w:rsid w:val="00E67A15"/>
    <w:rsid w:val="00E75314"/>
    <w:rsid w:val="00E91EA1"/>
    <w:rsid w:val="00EF782D"/>
    <w:rsid w:val="00F20414"/>
    <w:rsid w:val="00F41749"/>
    <w:rsid w:val="00F7329A"/>
    <w:rsid w:val="00FE49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0A222C-7A24-4ED6-AE7D-C1E8CB67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545"/>
    <w:pPr>
      <w:jc w:val="both"/>
    </w:pPr>
    <w:rPr>
      <w:rFonts w:ascii="Bodoni MT" w:hAnsi="Bodoni MT"/>
    </w:rPr>
  </w:style>
  <w:style w:type="paragraph" w:styleId="Ttulo1">
    <w:name w:val="heading 1"/>
    <w:basedOn w:val="Normal"/>
    <w:next w:val="Normal"/>
    <w:link w:val="Ttulo1Car"/>
    <w:uiPriority w:val="9"/>
    <w:qFormat/>
    <w:rsid w:val="00362B58"/>
    <w:pPr>
      <w:keepNext/>
      <w:keepLines/>
      <w:spacing w:before="240" w:after="0"/>
      <w:outlineLvl w:val="0"/>
    </w:pPr>
    <w:rPr>
      <w:rFonts w:eastAsiaTheme="majorEastAsia" w:cstheme="majorBidi"/>
      <w:color w:val="000000" w:themeColor="text1"/>
      <w:sz w:val="26"/>
      <w:szCs w:val="32"/>
    </w:rPr>
  </w:style>
  <w:style w:type="paragraph" w:styleId="Ttulo2">
    <w:name w:val="heading 2"/>
    <w:basedOn w:val="Normal"/>
    <w:next w:val="Normal"/>
    <w:link w:val="Ttulo2Car"/>
    <w:uiPriority w:val="9"/>
    <w:unhideWhenUsed/>
    <w:qFormat/>
    <w:rsid w:val="004E5622"/>
    <w:pPr>
      <w:keepNext/>
      <w:keepLines/>
      <w:spacing w:before="40" w:after="0"/>
      <w:outlineLvl w:val="1"/>
    </w:pPr>
    <w:rPr>
      <w:rFonts w:eastAsiaTheme="majorEastAsia"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B58"/>
    <w:rPr>
      <w:rFonts w:ascii="Bodoni MT" w:eastAsiaTheme="majorEastAsia" w:hAnsi="Bodoni MT" w:cstheme="majorBidi"/>
      <w:color w:val="000000" w:themeColor="text1"/>
      <w:sz w:val="26"/>
      <w:szCs w:val="32"/>
    </w:rPr>
  </w:style>
  <w:style w:type="character" w:customStyle="1" w:styleId="Ttulo2Car">
    <w:name w:val="Título 2 Car"/>
    <w:basedOn w:val="Fuentedeprrafopredeter"/>
    <w:link w:val="Ttulo2"/>
    <w:uiPriority w:val="9"/>
    <w:rsid w:val="004E5622"/>
    <w:rPr>
      <w:rFonts w:ascii="Bodoni MT" w:eastAsiaTheme="majorEastAsia" w:hAnsi="Bodoni MT" w:cstheme="majorBidi"/>
      <w:color w:val="000000" w:themeColor="text1"/>
      <w:sz w:val="24"/>
      <w:szCs w:val="26"/>
    </w:rPr>
  </w:style>
  <w:style w:type="paragraph" w:styleId="Ttulo">
    <w:name w:val="Title"/>
    <w:basedOn w:val="Normal"/>
    <w:next w:val="Normal"/>
    <w:link w:val="TtuloCar"/>
    <w:uiPriority w:val="10"/>
    <w:qFormat/>
    <w:rsid w:val="008973A4"/>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973A4"/>
    <w:rPr>
      <w:rFonts w:ascii="Bodoni MT" w:eastAsiaTheme="majorEastAsia" w:hAnsi="Bodoni MT" w:cstheme="majorBidi"/>
      <w:spacing w:val="-10"/>
      <w:kern w:val="28"/>
      <w:sz w:val="56"/>
      <w:szCs w:val="56"/>
    </w:rPr>
  </w:style>
  <w:style w:type="paragraph" w:styleId="Sinespaciado">
    <w:name w:val="No Spacing"/>
    <w:uiPriority w:val="1"/>
    <w:qFormat/>
    <w:rsid w:val="008973A4"/>
    <w:pPr>
      <w:spacing w:after="0" w:line="240" w:lineRule="auto"/>
    </w:pPr>
    <w:rPr>
      <w:rFonts w:ascii="Bodoni MT" w:hAnsi="Bodoni MT"/>
    </w:rPr>
  </w:style>
  <w:style w:type="paragraph" w:styleId="Encabezado">
    <w:name w:val="header"/>
    <w:basedOn w:val="Normal"/>
    <w:link w:val="EncabezadoCar"/>
    <w:uiPriority w:val="99"/>
    <w:unhideWhenUsed/>
    <w:rsid w:val="008973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73A4"/>
    <w:rPr>
      <w:rFonts w:ascii="Bodoni MT" w:hAnsi="Bodoni MT"/>
    </w:rPr>
  </w:style>
  <w:style w:type="paragraph" w:styleId="Piedepgina">
    <w:name w:val="footer"/>
    <w:basedOn w:val="Normal"/>
    <w:link w:val="PiedepginaCar"/>
    <w:uiPriority w:val="99"/>
    <w:unhideWhenUsed/>
    <w:rsid w:val="008973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73A4"/>
    <w:rPr>
      <w:rFonts w:ascii="Bodoni MT" w:hAnsi="Bodoni MT"/>
    </w:rPr>
  </w:style>
  <w:style w:type="paragraph" w:styleId="Prrafodelista">
    <w:name w:val="List Paragraph"/>
    <w:basedOn w:val="Normal"/>
    <w:uiPriority w:val="34"/>
    <w:qFormat/>
    <w:rsid w:val="00871545"/>
    <w:pPr>
      <w:ind w:left="720"/>
      <w:contextualSpacing/>
    </w:pPr>
  </w:style>
  <w:style w:type="paragraph" w:styleId="TtuloTDC">
    <w:name w:val="TOC Heading"/>
    <w:basedOn w:val="Ttulo1"/>
    <w:next w:val="Normal"/>
    <w:uiPriority w:val="39"/>
    <w:unhideWhenUsed/>
    <w:qFormat/>
    <w:rsid w:val="00871545"/>
    <w:pPr>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871545"/>
    <w:pPr>
      <w:spacing w:after="100"/>
    </w:pPr>
  </w:style>
  <w:style w:type="character" w:styleId="Hipervnculo">
    <w:name w:val="Hyperlink"/>
    <w:basedOn w:val="Fuentedeprrafopredeter"/>
    <w:uiPriority w:val="99"/>
    <w:unhideWhenUsed/>
    <w:rsid w:val="00871545"/>
    <w:rPr>
      <w:color w:val="0563C1" w:themeColor="hyperlink"/>
      <w:u w:val="single"/>
    </w:rPr>
  </w:style>
  <w:style w:type="paragraph" w:styleId="Textodeglobo">
    <w:name w:val="Balloon Text"/>
    <w:basedOn w:val="Normal"/>
    <w:link w:val="TextodegloboCar"/>
    <w:uiPriority w:val="99"/>
    <w:semiHidden/>
    <w:unhideWhenUsed/>
    <w:rsid w:val="00B258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5864"/>
    <w:rPr>
      <w:rFonts w:ascii="Segoe UI" w:hAnsi="Segoe UI" w:cs="Segoe UI"/>
      <w:sz w:val="18"/>
      <w:szCs w:val="18"/>
    </w:rPr>
  </w:style>
  <w:style w:type="character" w:styleId="Textodelmarcadordeposicin">
    <w:name w:val="Placeholder Text"/>
    <w:basedOn w:val="Fuentedeprrafopredeter"/>
    <w:uiPriority w:val="99"/>
    <w:semiHidden/>
    <w:rsid w:val="00AB668B"/>
    <w:rPr>
      <w:color w:val="808080"/>
    </w:rPr>
  </w:style>
  <w:style w:type="paragraph" w:styleId="TDC2">
    <w:name w:val="toc 2"/>
    <w:basedOn w:val="Normal"/>
    <w:next w:val="Normal"/>
    <w:autoRedefine/>
    <w:uiPriority w:val="39"/>
    <w:unhideWhenUsed/>
    <w:rsid w:val="00EF782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447D1-CDCA-4FBB-B9D8-96FE17B3D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Pages>
  <Words>4876</Words>
  <Characters>26822</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Caracuel Beltrán</dc:creator>
  <cp:keywords/>
  <dc:description/>
  <cp:lastModifiedBy>Francisco Javier Caracuel Beltrán</cp:lastModifiedBy>
  <cp:revision>32</cp:revision>
  <cp:lastPrinted>2017-10-20T18:47:00Z</cp:lastPrinted>
  <dcterms:created xsi:type="dcterms:W3CDTF">2017-09-27T16:36:00Z</dcterms:created>
  <dcterms:modified xsi:type="dcterms:W3CDTF">2017-10-20T18:49:00Z</dcterms:modified>
</cp:coreProperties>
</file>